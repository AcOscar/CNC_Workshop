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279A" w:rsidRPr="005866C0" w:rsidRDefault="0078279A" w:rsidP="0078279A">
      <w:pPr>
        <w:rPr>
          <w:rStyle w:val="Strong"/>
        </w:rPr>
      </w:pPr>
    </w:p>
    <w:p w:rsidR="0078279A" w:rsidRPr="005866C0" w:rsidRDefault="0078279A" w:rsidP="0078279A">
      <w:pPr>
        <w:rPr>
          <w:rStyle w:val="Strong"/>
        </w:rPr>
      </w:pPr>
    </w:p>
    <w:p w:rsidR="0078279A" w:rsidRPr="005866C0" w:rsidRDefault="0078279A" w:rsidP="0078279A">
      <w:pPr>
        <w:rPr>
          <w:rStyle w:val="Strong"/>
        </w:rPr>
      </w:pPr>
    </w:p>
    <w:p w:rsidR="0078279A" w:rsidRPr="005866C0" w:rsidRDefault="0078279A" w:rsidP="0078279A">
      <w:pPr>
        <w:rPr>
          <w:rStyle w:val="Strong"/>
        </w:rPr>
      </w:pPr>
    </w:p>
    <w:p w:rsidR="0078279A" w:rsidRPr="005866C0" w:rsidRDefault="0078279A" w:rsidP="0078279A">
      <w:pPr>
        <w:rPr>
          <w:rStyle w:val="Strong"/>
        </w:rPr>
      </w:pPr>
    </w:p>
    <w:p w:rsidR="0078279A" w:rsidRDefault="0078279A" w:rsidP="0078279A">
      <w:pPr>
        <w:rPr>
          <w:rStyle w:val="Strong"/>
        </w:rPr>
      </w:pPr>
    </w:p>
    <w:p w:rsidR="00CF2CFF" w:rsidRDefault="00CF2CFF" w:rsidP="0078279A">
      <w:pPr>
        <w:rPr>
          <w:rStyle w:val="Strong"/>
        </w:rPr>
      </w:pPr>
    </w:p>
    <w:p w:rsidR="00CF2CFF" w:rsidRDefault="00CF2CFF" w:rsidP="0078279A">
      <w:pPr>
        <w:rPr>
          <w:rStyle w:val="Strong"/>
        </w:rPr>
      </w:pPr>
    </w:p>
    <w:p w:rsidR="00CF2CFF" w:rsidRDefault="00CF2CFF" w:rsidP="0078279A">
      <w:pPr>
        <w:rPr>
          <w:rStyle w:val="Strong"/>
        </w:rPr>
      </w:pPr>
    </w:p>
    <w:p w:rsidR="00CF2CFF" w:rsidRDefault="00CF2CFF" w:rsidP="0078279A">
      <w:pPr>
        <w:rPr>
          <w:rStyle w:val="Strong"/>
        </w:rPr>
      </w:pPr>
    </w:p>
    <w:p w:rsidR="00CF2CFF" w:rsidRDefault="00CF2CFF" w:rsidP="0078279A">
      <w:pPr>
        <w:rPr>
          <w:rStyle w:val="Strong"/>
        </w:rPr>
      </w:pPr>
    </w:p>
    <w:p w:rsidR="00CF2CFF" w:rsidRDefault="00CF2CFF" w:rsidP="0078279A">
      <w:pPr>
        <w:rPr>
          <w:rStyle w:val="Strong"/>
        </w:rPr>
      </w:pPr>
    </w:p>
    <w:p w:rsidR="00CF2CFF" w:rsidRDefault="00CF2CFF" w:rsidP="0078279A">
      <w:pPr>
        <w:rPr>
          <w:rStyle w:val="Strong"/>
        </w:rPr>
      </w:pPr>
    </w:p>
    <w:p w:rsidR="00CF2CFF" w:rsidRDefault="00CF2CFF" w:rsidP="0078279A">
      <w:pPr>
        <w:rPr>
          <w:rStyle w:val="Strong"/>
        </w:rPr>
      </w:pPr>
    </w:p>
    <w:p w:rsidR="00CF2CFF" w:rsidRDefault="00CF2CFF" w:rsidP="0078279A">
      <w:pPr>
        <w:rPr>
          <w:rStyle w:val="Strong"/>
        </w:rPr>
      </w:pPr>
    </w:p>
    <w:p w:rsidR="00CF2CFF" w:rsidRDefault="00CF2CFF" w:rsidP="0078279A">
      <w:pPr>
        <w:rPr>
          <w:rStyle w:val="Strong"/>
        </w:rPr>
      </w:pPr>
    </w:p>
    <w:p w:rsidR="00CF2CFF" w:rsidRDefault="00CF2CFF" w:rsidP="0078279A">
      <w:pPr>
        <w:rPr>
          <w:rStyle w:val="Strong"/>
        </w:rPr>
      </w:pPr>
    </w:p>
    <w:p w:rsidR="00E4732F" w:rsidRDefault="00E4732F" w:rsidP="0078279A">
      <w:pPr>
        <w:rPr>
          <w:rStyle w:val="Strong"/>
        </w:rPr>
      </w:pPr>
    </w:p>
    <w:p w:rsidR="00E4732F" w:rsidRDefault="00E4732F" w:rsidP="0078279A">
      <w:pPr>
        <w:rPr>
          <w:rStyle w:val="Strong"/>
        </w:rPr>
      </w:pPr>
    </w:p>
    <w:p w:rsidR="00CF2CFF" w:rsidRDefault="00CF2CFF" w:rsidP="0078279A">
      <w:pPr>
        <w:rPr>
          <w:rStyle w:val="Strong"/>
        </w:rPr>
      </w:pPr>
    </w:p>
    <w:p w:rsidR="00CF2CFF" w:rsidRDefault="00CF2CFF" w:rsidP="0078279A">
      <w:pPr>
        <w:rPr>
          <w:rStyle w:val="Strong"/>
        </w:rPr>
      </w:pPr>
    </w:p>
    <w:p w:rsidR="00B812F2" w:rsidRPr="00517452" w:rsidRDefault="0078279A" w:rsidP="0078279A">
      <w:pPr>
        <w:rPr>
          <w:rStyle w:val="Strong"/>
          <w:rFonts w:ascii="Arial Black" w:hAnsi="Arial Black"/>
          <w:sz w:val="56"/>
          <w:szCs w:val="72"/>
          <w:lang w:val="de-DE"/>
        </w:rPr>
      </w:pPr>
      <w:r w:rsidRPr="00517452">
        <w:rPr>
          <w:rStyle w:val="Strong"/>
          <w:rFonts w:ascii="Arial Black" w:hAnsi="Arial Black"/>
          <w:sz w:val="56"/>
          <w:szCs w:val="72"/>
          <w:lang w:val="de-DE"/>
        </w:rPr>
        <w:t>9</w:t>
      </w:r>
      <w:r w:rsidR="005F32E7" w:rsidRPr="00517452">
        <w:rPr>
          <w:rStyle w:val="Strong"/>
          <w:rFonts w:ascii="Arial Black" w:hAnsi="Arial Black"/>
          <w:sz w:val="56"/>
          <w:szCs w:val="72"/>
          <w:lang w:val="de-DE"/>
        </w:rPr>
        <w:t>34</w:t>
      </w:r>
      <w:r w:rsidRPr="00517452">
        <w:rPr>
          <w:rStyle w:val="Strong"/>
          <w:rFonts w:ascii="Arial Black" w:hAnsi="Arial Black"/>
          <w:sz w:val="56"/>
          <w:szCs w:val="72"/>
          <w:lang w:val="de-DE"/>
        </w:rPr>
        <w:t xml:space="preserve"> DT</w:t>
      </w:r>
      <w:r w:rsidR="00DB4889" w:rsidRPr="00517452">
        <w:rPr>
          <w:rStyle w:val="Strong"/>
          <w:rFonts w:ascii="Arial Black" w:hAnsi="Arial Black"/>
          <w:sz w:val="56"/>
          <w:szCs w:val="72"/>
          <w:lang w:val="de-DE"/>
        </w:rPr>
        <w:br/>
      </w:r>
      <w:proofErr w:type="spellStart"/>
      <w:r w:rsidR="0036650E" w:rsidRPr="00517452">
        <w:rPr>
          <w:rStyle w:val="Strong"/>
          <w:rFonts w:ascii="Arial Black" w:hAnsi="Arial Black"/>
          <w:sz w:val="56"/>
          <w:szCs w:val="72"/>
          <w:lang w:val="de-DE"/>
        </w:rPr>
        <w:t>Documentation</w:t>
      </w:r>
      <w:proofErr w:type="spellEnd"/>
      <w:r w:rsidR="0036650E" w:rsidRPr="00517452">
        <w:rPr>
          <w:rStyle w:val="Strong"/>
          <w:rFonts w:ascii="Arial Black" w:hAnsi="Arial Black"/>
          <w:sz w:val="56"/>
          <w:szCs w:val="72"/>
          <w:lang w:val="de-DE"/>
        </w:rPr>
        <w:br/>
      </w:r>
      <w:r w:rsidR="00B812F2" w:rsidRPr="00517452">
        <w:rPr>
          <w:rStyle w:val="Strong"/>
          <w:rFonts w:ascii="Arial Black" w:hAnsi="Arial Black"/>
          <w:sz w:val="56"/>
          <w:szCs w:val="72"/>
          <w:lang w:val="de-DE"/>
        </w:rPr>
        <w:t xml:space="preserve">HdM </w:t>
      </w:r>
      <w:del w:id="2" w:author="Holger Rasch" w:date="2014-07-02T10:42:00Z">
        <w:r w:rsidR="00B812F2" w:rsidRPr="00517452" w:rsidDel="00AE1FC4">
          <w:rPr>
            <w:rStyle w:val="Strong"/>
            <w:rFonts w:ascii="Arial Black" w:hAnsi="Arial Black"/>
            <w:sz w:val="56"/>
            <w:szCs w:val="72"/>
            <w:lang w:val="de-DE"/>
          </w:rPr>
          <w:delText xml:space="preserve">Rhino </w:delText>
        </w:r>
      </w:del>
      <w:r w:rsidR="00DB4889" w:rsidRPr="00517452">
        <w:rPr>
          <w:rStyle w:val="Strong"/>
          <w:rFonts w:ascii="Arial Black" w:hAnsi="Arial Black"/>
          <w:sz w:val="56"/>
          <w:szCs w:val="72"/>
          <w:lang w:val="de-DE"/>
        </w:rPr>
        <w:t>Cutter</w:t>
      </w:r>
      <w:ins w:id="3" w:author="Holger Rasch" w:date="2014-07-02T10:42:00Z">
        <w:r w:rsidR="00AE1FC4">
          <w:rPr>
            <w:rStyle w:val="Strong"/>
            <w:rFonts w:ascii="Arial Black" w:hAnsi="Arial Black"/>
            <w:sz w:val="56"/>
            <w:szCs w:val="72"/>
            <w:lang w:val="de-DE"/>
          </w:rPr>
          <w:t>/Laser</w:t>
        </w:r>
      </w:ins>
      <w:r w:rsidR="00DB4889" w:rsidRPr="00517452">
        <w:rPr>
          <w:rStyle w:val="Strong"/>
          <w:rFonts w:ascii="Arial Black" w:hAnsi="Arial Black"/>
          <w:sz w:val="56"/>
          <w:szCs w:val="72"/>
          <w:lang w:val="de-DE"/>
        </w:rPr>
        <w:t xml:space="preserve"> </w:t>
      </w:r>
      <w:r w:rsidR="00B812F2" w:rsidRPr="00517452">
        <w:rPr>
          <w:rStyle w:val="Strong"/>
          <w:rFonts w:ascii="Arial Black" w:hAnsi="Arial Black"/>
          <w:sz w:val="56"/>
          <w:szCs w:val="72"/>
          <w:lang w:val="de-DE"/>
        </w:rPr>
        <w:t>Plug-In</w:t>
      </w:r>
    </w:p>
    <w:p w:rsidR="00DB4889" w:rsidRPr="00512D25" w:rsidRDefault="00DB4889" w:rsidP="00DB4889">
      <w:pPr>
        <w:rPr>
          <w:rPrChange w:id="4" w:author="Holger Rasch" w:date="2014-07-02T15:29:00Z">
            <w:rPr>
              <w:lang w:val="de-DE"/>
            </w:rPr>
          </w:rPrChange>
        </w:rPr>
      </w:pPr>
      <w:r w:rsidRPr="00512D25">
        <w:rPr>
          <w:rPrChange w:id="5" w:author="Holger Rasch" w:date="2014-07-02T15:29:00Z">
            <w:rPr>
              <w:lang w:val="de-DE"/>
            </w:rPr>
          </w:rPrChange>
        </w:rPr>
        <w:lastRenderedPageBreak/>
        <w:t>Holger Rasch</w:t>
      </w:r>
      <w:r w:rsidRPr="00512D25">
        <w:rPr>
          <w:rPrChange w:id="6" w:author="Holger Rasch" w:date="2014-07-02T15:29:00Z">
            <w:rPr>
              <w:lang w:val="de-DE"/>
            </w:rPr>
          </w:rPrChange>
        </w:rPr>
        <w:tab/>
      </w:r>
      <w:del w:id="7" w:author="Holger Rasch" w:date="2014-07-02T11:36:00Z">
        <w:r w:rsidRPr="00512D25" w:rsidDel="005931FA">
          <w:rPr>
            <w:rPrChange w:id="8" w:author="Holger Rasch" w:date="2014-07-02T15:29:00Z">
              <w:rPr>
                <w:lang w:val="de-DE"/>
              </w:rPr>
            </w:rPrChange>
          </w:rPr>
          <w:delText>25</w:delText>
        </w:r>
      </w:del>
      <w:ins w:id="9" w:author="Holger Rasch" w:date="2014-07-02T11:36:00Z">
        <w:r w:rsidR="005931FA" w:rsidRPr="00512D25">
          <w:rPr>
            <w:rPrChange w:id="10" w:author="Holger Rasch" w:date="2014-07-02T15:29:00Z">
              <w:rPr>
                <w:lang w:val="de-DE"/>
              </w:rPr>
            </w:rPrChange>
          </w:rPr>
          <w:t>02</w:t>
        </w:r>
      </w:ins>
      <w:r w:rsidRPr="00512D25">
        <w:rPr>
          <w:rPrChange w:id="11" w:author="Holger Rasch" w:date="2014-07-02T15:29:00Z">
            <w:rPr>
              <w:lang w:val="de-DE"/>
            </w:rPr>
          </w:rPrChange>
        </w:rPr>
        <w:t>.</w:t>
      </w:r>
      <w:ins w:id="12" w:author="Holger Rasch" w:date="2014-07-02T11:36:00Z">
        <w:r w:rsidR="005931FA" w:rsidRPr="00512D25">
          <w:rPr>
            <w:rPrChange w:id="13" w:author="Holger Rasch" w:date="2014-07-02T15:29:00Z">
              <w:rPr>
                <w:lang w:val="de-DE"/>
              </w:rPr>
            </w:rPrChange>
          </w:rPr>
          <w:t>07</w:t>
        </w:r>
      </w:ins>
      <w:del w:id="14" w:author="Holger Rasch" w:date="2014-07-02T11:36:00Z">
        <w:r w:rsidRPr="00512D25" w:rsidDel="005931FA">
          <w:rPr>
            <w:rPrChange w:id="15" w:author="Holger Rasch" w:date="2014-07-02T15:29:00Z">
              <w:rPr>
                <w:lang w:val="de-DE"/>
              </w:rPr>
            </w:rPrChange>
          </w:rPr>
          <w:delText>11</w:delText>
        </w:r>
      </w:del>
      <w:r w:rsidRPr="00512D25">
        <w:rPr>
          <w:rPrChange w:id="16" w:author="Holger Rasch" w:date="2014-07-02T15:29:00Z">
            <w:rPr>
              <w:lang w:val="de-DE"/>
            </w:rPr>
          </w:rPrChange>
        </w:rPr>
        <w:t>.201</w:t>
      </w:r>
      <w:ins w:id="17" w:author="Holger Rasch" w:date="2014-07-02T11:36:00Z">
        <w:r w:rsidR="005931FA" w:rsidRPr="00512D25">
          <w:rPr>
            <w:rPrChange w:id="18" w:author="Holger Rasch" w:date="2014-07-02T15:29:00Z">
              <w:rPr>
                <w:lang w:val="de-DE"/>
              </w:rPr>
            </w:rPrChange>
          </w:rPr>
          <w:t>4</w:t>
        </w:r>
      </w:ins>
      <w:del w:id="19" w:author="Holger Rasch" w:date="2014-07-02T11:36:00Z">
        <w:r w:rsidRPr="00512D25" w:rsidDel="005931FA">
          <w:rPr>
            <w:rPrChange w:id="20" w:author="Holger Rasch" w:date="2014-07-02T15:29:00Z">
              <w:rPr>
                <w:lang w:val="de-DE"/>
              </w:rPr>
            </w:rPrChange>
          </w:rPr>
          <w:delText>3</w:delText>
        </w:r>
      </w:del>
    </w:p>
    <w:p w:rsidR="000268A9" w:rsidRPr="00CA43D1" w:rsidRDefault="000C1AA7" w:rsidP="001E0B3F">
      <w:pPr>
        <w:pStyle w:val="Heading2"/>
      </w:pPr>
      <w:r w:rsidRPr="00CA43D1">
        <w:lastRenderedPageBreak/>
        <w:t>Plug-In description</w:t>
      </w:r>
    </w:p>
    <w:p w:rsidR="000268A9" w:rsidRPr="005866C0" w:rsidRDefault="001C6AC8" w:rsidP="001716DC">
      <w:r w:rsidRPr="005866C0">
        <w:t xml:space="preserve">It was the goal to create a new Plugin </w:t>
      </w:r>
      <w:r w:rsidR="00043084">
        <w:t>for</w:t>
      </w:r>
      <w:r w:rsidRPr="005866C0">
        <w:t xml:space="preserve"> the HdM Cutter and Laser cutter with the following requirements</w:t>
      </w:r>
      <w:r w:rsidR="000268A9" w:rsidRPr="005866C0">
        <w:t>:</w:t>
      </w:r>
    </w:p>
    <w:p w:rsidR="00A91F0E" w:rsidRPr="005866C0" w:rsidRDefault="00A91F0E" w:rsidP="00A91F0E">
      <w:pPr>
        <w:pStyle w:val="ListParagraph"/>
        <w:numPr>
          <w:ilvl w:val="0"/>
          <w:numId w:val="7"/>
        </w:numPr>
      </w:pPr>
      <w:r w:rsidRPr="005866C0">
        <w:t>Shorter cutting times due job optimizations</w:t>
      </w:r>
    </w:p>
    <w:p w:rsidR="000268A9" w:rsidRPr="005866C0" w:rsidRDefault="001C6AC8" w:rsidP="001C6AC8">
      <w:pPr>
        <w:pStyle w:val="ListParagraph"/>
        <w:numPr>
          <w:ilvl w:val="0"/>
          <w:numId w:val="7"/>
        </w:numPr>
      </w:pPr>
      <w:r w:rsidRPr="005866C0">
        <w:t>Forecast of the needed cutting time</w:t>
      </w:r>
    </w:p>
    <w:p w:rsidR="000268A9" w:rsidRPr="005866C0" w:rsidRDefault="001C6AC8" w:rsidP="001C6AC8">
      <w:pPr>
        <w:pStyle w:val="ListParagraph"/>
        <w:numPr>
          <w:ilvl w:val="0"/>
          <w:numId w:val="7"/>
        </w:numPr>
      </w:pPr>
      <w:r w:rsidRPr="005866C0">
        <w:t>Direct</w:t>
      </w:r>
      <w:r w:rsidR="00043084">
        <w:t>ly</w:t>
      </w:r>
      <w:r w:rsidRPr="005866C0">
        <w:t xml:space="preserve"> implemented in Rhino without any external tool</w:t>
      </w:r>
    </w:p>
    <w:p w:rsidR="000268A9" w:rsidRPr="005866C0" w:rsidRDefault="00A91F0E" w:rsidP="000C1AA7">
      <w:pPr>
        <w:pStyle w:val="Heading3"/>
      </w:pPr>
      <w:r>
        <w:t>Job</w:t>
      </w:r>
      <w:r w:rsidR="001C6AC8" w:rsidRPr="005866C0">
        <w:t xml:space="preserve"> Optimization</w:t>
      </w:r>
    </w:p>
    <w:p w:rsidR="00E11814" w:rsidRDefault="001C6AC8" w:rsidP="001716DC">
      <w:r w:rsidRPr="005866C0">
        <w:t>Without optimization of the path to cut</w:t>
      </w:r>
      <w:r w:rsidR="009374ED" w:rsidRPr="005866C0">
        <w:t>,</w:t>
      </w:r>
      <w:r w:rsidRPr="005866C0">
        <w:t xml:space="preserve"> the cut order will be used in order of </w:t>
      </w:r>
      <w:r w:rsidR="00043084">
        <w:t>its</w:t>
      </w:r>
      <w:r w:rsidR="009374ED" w:rsidRPr="005866C0">
        <w:t xml:space="preserve"> creation</w:t>
      </w:r>
      <w:r w:rsidRPr="005866C0">
        <w:t>. Especially for large jobs there could be a lot of empty tool traveling. To prevent this</w:t>
      </w:r>
      <w:r w:rsidR="009374ED" w:rsidRPr="005866C0">
        <w:t>,</w:t>
      </w:r>
      <w:r w:rsidRPr="005866C0">
        <w:t xml:space="preserve"> we tested different algorithm</w:t>
      </w:r>
      <w:r w:rsidR="00043084">
        <w:t>s</w:t>
      </w:r>
      <w:r w:rsidRPr="005866C0">
        <w:t xml:space="preserve"> to optimize the process order. We are using the so called </w:t>
      </w:r>
      <w:r w:rsidR="00306BC5" w:rsidRPr="005866C0">
        <w:t xml:space="preserve">Nearest-Neighborheuristic </w:t>
      </w:r>
      <w:r w:rsidRPr="005866C0">
        <w:t>(</w:t>
      </w:r>
      <w:r w:rsidR="00E11814" w:rsidRPr="005866C0">
        <w:t>N</w:t>
      </w:r>
      <w:r w:rsidR="00E11814">
        <w:t>E</w:t>
      </w:r>
      <w:r w:rsidR="00E11814" w:rsidRPr="005866C0">
        <w:t>N</w:t>
      </w:r>
      <w:r w:rsidR="00E11814">
        <w:t>E</w:t>
      </w:r>
      <w:r w:rsidRPr="005866C0">
        <w:t>)</w:t>
      </w:r>
      <w:r w:rsidR="00306BC5" w:rsidRPr="005866C0">
        <w:t xml:space="preserve"> followed by a 2-opt-heuristic. The N</w:t>
      </w:r>
      <w:r w:rsidR="00E11814">
        <w:t>E</w:t>
      </w:r>
      <w:r w:rsidR="00306BC5" w:rsidRPr="005866C0">
        <w:t>N</w:t>
      </w:r>
      <w:r w:rsidR="00E11814">
        <w:t>E</w:t>
      </w:r>
      <w:r w:rsidR="00306BC5" w:rsidRPr="005866C0">
        <w:t xml:space="preserve"> is a simple method of graph theory. Starting from the current position, the nearest neighbor is searched. The plug-in always consider</w:t>
      </w:r>
      <w:r w:rsidR="00043084">
        <w:t>s</w:t>
      </w:r>
      <w:r w:rsidR="00306BC5" w:rsidRPr="005866C0">
        <w:t xml:space="preserve"> the start point and the end point of an object. If necessary, the cutting direction is reversed (i.e., from end point to start point)</w:t>
      </w:r>
      <w:r w:rsidR="009374ED" w:rsidRPr="005866C0">
        <w:t>. The</w:t>
      </w:r>
      <w:r w:rsidR="00E11814">
        <w:t xml:space="preserve"> 2-</w:t>
      </w:r>
      <w:r w:rsidR="00306BC5" w:rsidRPr="005866C0">
        <w:t xml:space="preserve">opt heuristic is a de-crossing mechanism </w:t>
      </w:r>
      <w:r w:rsidR="00E11814">
        <w:t xml:space="preserve">by turning the cut direction. </w:t>
      </w:r>
      <w:r w:rsidR="00306BC5" w:rsidRPr="005866C0">
        <w:t xml:space="preserve">Since both methods can be computationally very expensive, we applied </w:t>
      </w:r>
      <w:r w:rsidR="00E11814">
        <w:t xml:space="preserve">- </w:t>
      </w:r>
      <w:r w:rsidR="00306BC5" w:rsidRPr="005866C0">
        <w:t xml:space="preserve">depending on the number of objects to be optimized </w:t>
      </w:r>
      <w:r w:rsidR="00E11814">
        <w:t xml:space="preserve">- </w:t>
      </w:r>
      <w:r w:rsidR="00306BC5" w:rsidRPr="005866C0">
        <w:t xml:space="preserve">only the </w:t>
      </w:r>
      <w:r w:rsidR="00E11814" w:rsidRPr="005866C0">
        <w:t>N</w:t>
      </w:r>
      <w:r w:rsidR="00E11814">
        <w:t>E</w:t>
      </w:r>
      <w:r w:rsidR="00E11814" w:rsidRPr="005866C0">
        <w:t>N</w:t>
      </w:r>
      <w:r w:rsidR="00E11814">
        <w:t>E</w:t>
      </w:r>
      <w:r w:rsidR="00E11814" w:rsidRPr="005866C0">
        <w:t xml:space="preserve"> </w:t>
      </w:r>
      <w:r w:rsidR="00306BC5" w:rsidRPr="005866C0">
        <w:t>or in the worst case</w:t>
      </w:r>
      <w:r w:rsidR="00E11814">
        <w:t xml:space="preserve"> no</w:t>
      </w:r>
      <w:r w:rsidR="00306BC5" w:rsidRPr="005866C0">
        <w:t xml:space="preserve"> optimization,</w:t>
      </w:r>
      <w:r w:rsidR="00E11814">
        <w:t xml:space="preserve"> because</w:t>
      </w:r>
      <w:r w:rsidR="00306BC5" w:rsidRPr="005866C0">
        <w:t xml:space="preserve"> an optimization calculation would take longer than the expected time savings. </w:t>
      </w:r>
      <w:r w:rsidR="009374ED" w:rsidRPr="005866C0">
        <w:t xml:space="preserve">Can in principle lead to an </w:t>
      </w:r>
      <w:r w:rsidR="00E11814" w:rsidRPr="005866C0">
        <w:t>N</w:t>
      </w:r>
      <w:r w:rsidR="00E11814">
        <w:t>E</w:t>
      </w:r>
      <w:r w:rsidR="00E11814" w:rsidRPr="005866C0">
        <w:t>N</w:t>
      </w:r>
      <w:r w:rsidR="00E11814">
        <w:t>E</w:t>
      </w:r>
      <w:r w:rsidR="00E11814" w:rsidRPr="005866C0">
        <w:t xml:space="preserve"> </w:t>
      </w:r>
      <w:r w:rsidR="00306BC5" w:rsidRPr="005866C0">
        <w:t xml:space="preserve">of any bad </w:t>
      </w:r>
      <w:r w:rsidR="009374ED" w:rsidRPr="005866C0">
        <w:t>solution</w:t>
      </w:r>
      <w:r w:rsidR="00E11814">
        <w:t>, t</w:t>
      </w:r>
      <w:r w:rsidR="009374ED" w:rsidRPr="005866C0">
        <w:t>ogether with the 2-opt-</w:t>
      </w:r>
      <w:r w:rsidR="00306BC5" w:rsidRPr="005866C0">
        <w:t xml:space="preserve">heuristic </w:t>
      </w:r>
      <w:r w:rsidR="00E11814">
        <w:t xml:space="preserve">we </w:t>
      </w:r>
      <w:r w:rsidR="00306BC5" w:rsidRPr="005866C0">
        <w:t xml:space="preserve">never </w:t>
      </w:r>
      <w:r w:rsidR="00E11814">
        <w:t xml:space="preserve">get </w:t>
      </w:r>
      <w:r w:rsidR="00306BC5" w:rsidRPr="005866C0">
        <w:t xml:space="preserve">a worse </w:t>
      </w:r>
      <w:r w:rsidR="00E11814">
        <w:t>result</w:t>
      </w:r>
      <w:r w:rsidR="00306BC5" w:rsidRPr="005866C0">
        <w:t xml:space="preserve"> than without </w:t>
      </w:r>
      <w:r w:rsidR="009374ED" w:rsidRPr="005866C0">
        <w:t xml:space="preserve">optimization. </w:t>
      </w:r>
    </w:p>
    <w:p w:rsidR="00A91F0E" w:rsidRDefault="00E11814" w:rsidP="001716DC">
      <w:r>
        <w:t>We tested also some other algorithm like the so called Farthest-Insertion</w:t>
      </w:r>
      <w:r w:rsidR="00A91F0E">
        <w:t xml:space="preserve"> and a simple S</w:t>
      </w:r>
      <w:r w:rsidRPr="005866C0">
        <w:t>ort-</w:t>
      </w:r>
      <w:r>
        <w:t>by-</w:t>
      </w:r>
      <w:r w:rsidRPr="005866C0">
        <w:t>X method</w:t>
      </w:r>
      <w:r w:rsidR="00A91F0E">
        <w:t xml:space="preserve">. Both of them delivered only </w:t>
      </w:r>
      <w:r w:rsidRPr="005866C0">
        <w:t xml:space="preserve">exceptional </w:t>
      </w:r>
      <w:r w:rsidR="00A91F0E">
        <w:t>better results</w:t>
      </w:r>
      <w:r w:rsidRPr="005866C0">
        <w:t>.</w:t>
      </w:r>
      <w:r>
        <w:t xml:space="preserve"> </w:t>
      </w:r>
    </w:p>
    <w:p w:rsidR="00231953" w:rsidRPr="005866C0" w:rsidRDefault="00E11814" w:rsidP="001716DC">
      <w:r w:rsidRPr="005866C0">
        <w:t xml:space="preserve">In the case that must comply the cutting direction </w:t>
      </w:r>
      <w:r w:rsidR="00A91F0E">
        <w:t>with</w:t>
      </w:r>
      <w:r w:rsidRPr="005866C0">
        <w:t xml:space="preserve"> the drawn direction of the geometry </w:t>
      </w:r>
      <w:r w:rsidR="00A91F0E">
        <w:t>you must omit the</w:t>
      </w:r>
      <w:r w:rsidRPr="005866C0">
        <w:t xml:space="preserve"> optimization.</w:t>
      </w:r>
    </w:p>
    <w:p w:rsidR="000268A9" w:rsidRPr="005866C0" w:rsidRDefault="00A91F0E" w:rsidP="000C1AA7">
      <w:pPr>
        <w:pStyle w:val="Heading3"/>
      </w:pPr>
      <w:r>
        <w:t>Cutting Time</w:t>
      </w:r>
    </w:p>
    <w:p w:rsidR="00853A50" w:rsidRPr="005866C0" w:rsidRDefault="00853A50" w:rsidP="001716DC">
      <w:r w:rsidRPr="005866C0">
        <w:t>At three different situations a time statement will be shown:</w:t>
      </w:r>
    </w:p>
    <w:p w:rsidR="00853A50" w:rsidRPr="005866C0" w:rsidRDefault="00853A50" w:rsidP="001716DC">
      <w:r w:rsidRPr="005866C0">
        <w:rPr>
          <w:i/>
        </w:rPr>
        <w:t>Before Cutting</w:t>
      </w:r>
      <w:r w:rsidRPr="005866C0">
        <w:t>: During the creating of the job preview the estimated time will be displayed in the form h</w:t>
      </w:r>
      <w:proofErr w:type="gramStart"/>
      <w:r w:rsidRPr="005866C0">
        <w:t>:mm</w:t>
      </w:r>
      <w:proofErr w:type="gramEnd"/>
      <w:r w:rsidRPr="005866C0">
        <w:t>. These values based on a simulation of th</w:t>
      </w:r>
      <w:r w:rsidR="00043084">
        <w:t xml:space="preserve">e length of the cut, </w:t>
      </w:r>
      <w:r w:rsidRPr="005866C0">
        <w:t>empty travel paths and the known speed of the tools.</w:t>
      </w:r>
      <w:r w:rsidR="001A2808" w:rsidRPr="005866C0">
        <w:t xml:space="preserve"> </w:t>
      </w:r>
      <w:r w:rsidRPr="005866C0">
        <w:t>The precision is limited to incalculable factors like calibrating of the device d</w:t>
      </w:r>
      <w:r w:rsidR="00043084">
        <w:t xml:space="preserve">uring the cut or while the tool is </w:t>
      </w:r>
      <w:r w:rsidRPr="005866C0">
        <w:t>changing.</w:t>
      </w:r>
    </w:p>
    <w:p w:rsidR="001A2808" w:rsidRPr="005866C0" w:rsidRDefault="00853A50" w:rsidP="001716DC">
      <w:r w:rsidRPr="005866C0">
        <w:rPr>
          <w:i/>
        </w:rPr>
        <w:t>While cutting</w:t>
      </w:r>
      <w:r w:rsidR="001A2808" w:rsidRPr="005866C0">
        <w:t>:</w:t>
      </w:r>
      <w:r w:rsidR="007B320E" w:rsidRPr="005866C0">
        <w:t xml:space="preserve"> Based at the already cut length, the already elapsed time and the still to cut length the time of completion will be shown (like 16:22).</w:t>
      </w:r>
      <w:r w:rsidR="001A2808" w:rsidRPr="005866C0">
        <w:t xml:space="preserve"> </w:t>
      </w:r>
      <w:r w:rsidR="007B320E" w:rsidRPr="005866C0">
        <w:t xml:space="preserve">After every </w:t>
      </w:r>
      <w:r w:rsidR="00C95576" w:rsidRPr="005866C0">
        <w:t>cut object</w:t>
      </w:r>
      <w:r w:rsidR="007B320E" w:rsidRPr="005866C0">
        <w:t>, the result will be updated.</w:t>
      </w:r>
      <w:r w:rsidR="001A2808" w:rsidRPr="005866C0">
        <w:t xml:space="preserve"> </w:t>
      </w:r>
      <w:r w:rsidR="007B320E" w:rsidRPr="005866C0">
        <w:t>The precision will increase to the end of a job. Empirically you can trust the result after a quarter of the job is done</w:t>
      </w:r>
      <w:r w:rsidR="001A2808" w:rsidRPr="005866C0">
        <w:t>.</w:t>
      </w:r>
      <w:r w:rsidR="00DD0B16" w:rsidRPr="005866C0">
        <w:t xml:space="preserve"> </w:t>
      </w:r>
      <w:r w:rsidR="00043084">
        <w:t>Imprecision can happen</w:t>
      </w:r>
      <w:r w:rsidR="007B320E" w:rsidRPr="005866C0">
        <w:t xml:space="preserve"> if at the </w:t>
      </w:r>
      <w:r w:rsidR="00043084">
        <w:t>beginning</w:t>
      </w:r>
      <w:r w:rsidR="007B320E" w:rsidRPr="005866C0">
        <w:t xml:space="preserve"> </w:t>
      </w:r>
      <w:r w:rsidR="00C95576" w:rsidRPr="005866C0">
        <w:t>of the</w:t>
      </w:r>
      <w:r w:rsidR="007B320E" w:rsidRPr="005866C0">
        <w:t xml:space="preserve"> job </w:t>
      </w:r>
      <w:r w:rsidR="00043084">
        <w:t xml:space="preserve">a </w:t>
      </w:r>
      <w:r w:rsidR="00C95576" w:rsidRPr="005866C0">
        <w:t>completely</w:t>
      </w:r>
      <w:r w:rsidR="007B320E" w:rsidRPr="005866C0">
        <w:t xml:space="preserve"> </w:t>
      </w:r>
      <w:r w:rsidR="00C95576" w:rsidRPr="005866C0">
        <w:t>different</w:t>
      </w:r>
      <w:r w:rsidR="007B320E" w:rsidRPr="005866C0">
        <w:t xml:space="preserve"> kind of geometries </w:t>
      </w:r>
      <w:r w:rsidR="00043084">
        <w:t>are</w:t>
      </w:r>
      <w:r w:rsidR="007B320E" w:rsidRPr="005866C0">
        <w:t xml:space="preserve"> cut as at the end </w:t>
      </w:r>
      <w:r w:rsidR="00043084">
        <w:t>(</w:t>
      </w:r>
      <w:r w:rsidR="007B320E" w:rsidRPr="005866C0">
        <w:t xml:space="preserve">like a bunch of circle at the </w:t>
      </w:r>
      <w:r w:rsidR="00043084" w:rsidRPr="005866C0">
        <w:t>beg</w:t>
      </w:r>
      <w:r w:rsidR="00043084">
        <w:t>inning</w:t>
      </w:r>
      <w:r w:rsidR="007B320E" w:rsidRPr="005866C0">
        <w:t xml:space="preserve"> and at the </w:t>
      </w:r>
      <w:r w:rsidR="00043084">
        <w:t>e</w:t>
      </w:r>
      <w:r w:rsidR="007B320E" w:rsidRPr="005866C0">
        <w:t>nd a lot of boxes</w:t>
      </w:r>
      <w:r w:rsidR="00043084">
        <w:t>)</w:t>
      </w:r>
      <w:r w:rsidR="007B320E" w:rsidRPr="005866C0">
        <w:t>.</w:t>
      </w:r>
      <w:r w:rsidR="00DD0B16" w:rsidRPr="005866C0">
        <w:t xml:space="preserve"> </w:t>
      </w:r>
    </w:p>
    <w:p w:rsidR="00D62677" w:rsidRDefault="00853A50" w:rsidP="001716DC">
      <w:r w:rsidRPr="005866C0">
        <w:rPr>
          <w:i/>
        </w:rPr>
        <w:t>After Cutting</w:t>
      </w:r>
      <w:r w:rsidRPr="005866C0">
        <w:t>:</w:t>
      </w:r>
      <w:r w:rsidR="00C95576" w:rsidRPr="005866C0">
        <w:t xml:space="preserve"> When the job is done, the duration of the job will be displayed.</w:t>
      </w:r>
    </w:p>
    <w:p w:rsidR="00CA43D1" w:rsidRDefault="00CA43D1">
      <w:pPr>
        <w:rPr>
          <w:rFonts w:asciiTheme="majorHAnsi" w:eastAsiaTheme="majorEastAsia" w:hAnsiTheme="majorHAnsi" w:cstheme="majorBidi"/>
          <w:b/>
          <w:bCs/>
          <w:color w:val="000000" w:themeColor="text1"/>
        </w:rPr>
      </w:pPr>
      <w:r>
        <w:br w:type="page"/>
      </w:r>
    </w:p>
    <w:p w:rsidR="00A91F0E" w:rsidRDefault="00A91F0E" w:rsidP="00A91F0E">
      <w:pPr>
        <w:pStyle w:val="Heading3"/>
      </w:pPr>
      <w:r>
        <w:lastRenderedPageBreak/>
        <w:t>Rhino Implementation</w:t>
      </w:r>
    </w:p>
    <w:p w:rsidR="00A91F0E" w:rsidRDefault="00A91F0E" w:rsidP="001716DC">
      <w:r>
        <w:t xml:space="preserve">The plugin was deigned to work directly in Rhino with no other (external) tools. You will get a preview of the geometry which will be cut. You can set values for the cut job like cut speed etc. </w:t>
      </w:r>
      <w:r w:rsidR="00CA43D1">
        <w:t>Finally</w:t>
      </w:r>
      <w:r>
        <w:t xml:space="preserve"> the commands will be transmitted directly to the cutter. The cutter will be start without any further interaction. Inside Rhino you can follow the current job at the screen. The currently cut object will be highlighted at the screen and the remaining time will be displayed.</w:t>
      </w:r>
      <w:r w:rsidR="009B09FA">
        <w:t xml:space="preserve"> It is still possible to prepare cut jobs, save them as plt-file and send them later to the cutter. These prepared file will be also shown on the screen after loading. A later change of the tool parameter is also possible.</w:t>
      </w:r>
    </w:p>
    <w:p w:rsidR="009B09FA" w:rsidRPr="005866C0" w:rsidRDefault="009B09FA" w:rsidP="001716DC">
      <w:r>
        <w:t>All device depending parameters are defined outside of the plugin in some special configuration files. With these configuration files we are able to made later customizations, without any change on the program code.</w:t>
      </w:r>
    </w:p>
    <w:p w:rsidR="00BE58F0" w:rsidRDefault="00BE58F0">
      <w:r>
        <w:br w:type="page"/>
      </w:r>
    </w:p>
    <w:p w:rsidR="001A2808" w:rsidRDefault="00BE58F0" w:rsidP="001E0B3F">
      <w:pPr>
        <w:pStyle w:val="Heading2"/>
      </w:pPr>
      <w:r>
        <w:lastRenderedPageBreak/>
        <w:t>APPENDIX A</w:t>
      </w:r>
    </w:p>
    <w:p w:rsidR="00BE58F0" w:rsidRDefault="00AE2D6C" w:rsidP="001716DC">
      <w:proofErr w:type="gramStart"/>
      <w:r>
        <w:t>for</w:t>
      </w:r>
      <w:proofErr w:type="gramEnd"/>
      <w:r>
        <w:t xml:space="preserve"> pin board next to the cutter and </w:t>
      </w:r>
      <w:r w:rsidR="001E0B3F">
        <w:br/>
      </w:r>
      <w:r>
        <w:t>as part of the handout documentation after the cutter introduction</w:t>
      </w:r>
    </w:p>
    <w:p w:rsidR="00752E82" w:rsidRPr="00CA43D1" w:rsidRDefault="00AE2D6C" w:rsidP="00CA43D1">
      <w:pPr>
        <w:pStyle w:val="Heading2"/>
        <w:jc w:val="center"/>
        <w:rPr>
          <w:rStyle w:val="Strong"/>
          <w:sz w:val="52"/>
        </w:rPr>
      </w:pPr>
      <w:r w:rsidRPr="00CA43D1">
        <w:rPr>
          <w:sz w:val="52"/>
        </w:rPr>
        <w:lastRenderedPageBreak/>
        <w:t>P</w:t>
      </w:r>
      <w:r w:rsidR="00752E82" w:rsidRPr="00CA43D1">
        <w:rPr>
          <w:sz w:val="52"/>
        </w:rPr>
        <w:t>reparation</w:t>
      </w:r>
    </w:p>
    <w:p w:rsidR="001A2808" w:rsidRPr="005866C0" w:rsidRDefault="001A2808" w:rsidP="0078279A">
      <w:pPr>
        <w:pStyle w:val="Heading3"/>
        <w:rPr>
          <w:rStyle w:val="Strong"/>
        </w:rPr>
      </w:pPr>
      <w:r w:rsidRPr="005866C0">
        <w:rPr>
          <w:rStyle w:val="Strong"/>
        </w:rPr>
        <w:t>Rhino 5 File</w:t>
      </w:r>
    </w:p>
    <w:p w:rsidR="001A2808" w:rsidRPr="005866C0" w:rsidRDefault="001A2808" w:rsidP="001716DC">
      <w:r w:rsidRPr="005866C0">
        <w:t>Open your file with rhino 5. You can</w:t>
      </w:r>
      <w:r w:rsidR="000E0ED3">
        <w:t xml:space="preserve"> also</w:t>
      </w:r>
      <w:r w:rsidRPr="005866C0">
        <w:t xml:space="preserve"> </w:t>
      </w:r>
      <w:r w:rsidR="006D6A9A" w:rsidRPr="005866C0">
        <w:t>import a .dwg with Rhino 5. The plug</w:t>
      </w:r>
      <w:r w:rsidR="00CE53A2" w:rsidRPr="005866C0">
        <w:t>-</w:t>
      </w:r>
      <w:r w:rsidR="006D6A9A" w:rsidRPr="005866C0">
        <w:t xml:space="preserve">in </w:t>
      </w:r>
      <w:r w:rsidRPr="005866C0">
        <w:t>does not work with Rhino 4.</w:t>
      </w:r>
    </w:p>
    <w:p w:rsidR="001A2808" w:rsidRPr="005866C0" w:rsidRDefault="00752E82" w:rsidP="0078279A">
      <w:pPr>
        <w:pStyle w:val="Heading3"/>
        <w:rPr>
          <w:rStyle w:val="Strong"/>
        </w:rPr>
      </w:pPr>
      <w:r w:rsidRPr="005866C0">
        <w:rPr>
          <w:rStyle w:val="Strong"/>
        </w:rPr>
        <w:t>Scale/Units</w:t>
      </w:r>
    </w:p>
    <w:p w:rsidR="00752E82" w:rsidRPr="005866C0" w:rsidRDefault="00752E82" w:rsidP="001716DC">
      <w:r w:rsidRPr="005866C0">
        <w:t>Modify the scale. The drawing has to be drawn in millimeters at a model scale 1:1.</w:t>
      </w:r>
    </w:p>
    <w:p w:rsidR="00752E82" w:rsidRPr="005866C0" w:rsidRDefault="00752E82" w:rsidP="001716DC">
      <w:r w:rsidRPr="005866C0">
        <w:t>If you draw a 100 mm line, the machine is going to cut 100 mm.</w:t>
      </w:r>
    </w:p>
    <w:p w:rsidR="00752E82" w:rsidRPr="005866C0" w:rsidRDefault="00752E82" w:rsidP="0078279A">
      <w:pPr>
        <w:pStyle w:val="Heading3"/>
        <w:rPr>
          <w:rStyle w:val="Strong"/>
        </w:rPr>
      </w:pPr>
      <w:r w:rsidRPr="005866C0">
        <w:rPr>
          <w:rStyle w:val="Strong"/>
        </w:rPr>
        <w:t>Layers</w:t>
      </w:r>
    </w:p>
    <w:p w:rsidR="00752E82" w:rsidRPr="005866C0" w:rsidRDefault="00752E82" w:rsidP="001716DC">
      <w:r w:rsidRPr="005866C0">
        <w:t>Place what you want to cut to layers that you want. Please consider that you can assign each layer to only one tool. You can assign multiple layers to the same tool:</w:t>
      </w:r>
    </w:p>
    <w:p w:rsidR="0078279A" w:rsidRPr="005866C0" w:rsidRDefault="00752E82" w:rsidP="0078279A">
      <w:pPr>
        <w:pStyle w:val="NoSpacing"/>
      </w:pPr>
      <w:r w:rsidRPr="005866C0">
        <w:t xml:space="preserve">Layer </w:t>
      </w:r>
      <w:r w:rsidR="004D1572" w:rsidRPr="005866C0">
        <w:t>0</w:t>
      </w:r>
      <w:r w:rsidRPr="005866C0">
        <w:t xml:space="preserve">1 </w:t>
      </w:r>
      <w:r w:rsidR="00853A50" w:rsidRPr="005866C0">
        <w:t xml:space="preserve"> </w:t>
      </w:r>
      <w:r w:rsidR="00853A50" w:rsidRPr="005866C0">
        <w:sym w:font="Wingdings" w:char="F0E0"/>
      </w:r>
      <w:r w:rsidR="00853A50" w:rsidRPr="005866C0">
        <w:t xml:space="preserve">  </w:t>
      </w:r>
      <w:r w:rsidRPr="005866C0">
        <w:t>SP1</w:t>
      </w:r>
    </w:p>
    <w:p w:rsidR="00752E82" w:rsidRPr="005866C0" w:rsidRDefault="00752E82" w:rsidP="0078279A">
      <w:pPr>
        <w:pStyle w:val="NoSpacing"/>
      </w:pPr>
      <w:r w:rsidRPr="005866C0">
        <w:t xml:space="preserve">Layer </w:t>
      </w:r>
      <w:r w:rsidR="004D1572" w:rsidRPr="005866C0">
        <w:t>0</w:t>
      </w:r>
      <w:r w:rsidR="00853A50" w:rsidRPr="005866C0">
        <w:t xml:space="preserve">2  </w:t>
      </w:r>
      <w:r w:rsidR="00853A50" w:rsidRPr="005866C0">
        <w:sym w:font="Wingdings" w:char="F0E0"/>
      </w:r>
      <w:r w:rsidRPr="005866C0">
        <w:t xml:space="preserve"> </w:t>
      </w:r>
      <w:r w:rsidR="00853A50" w:rsidRPr="005866C0">
        <w:t xml:space="preserve"> </w:t>
      </w:r>
      <w:r w:rsidRPr="005866C0">
        <w:t>SP2</w:t>
      </w:r>
    </w:p>
    <w:p w:rsidR="00752E82" w:rsidRPr="005866C0" w:rsidRDefault="00752E82" w:rsidP="0078279A">
      <w:pPr>
        <w:pStyle w:val="NoSpacing"/>
      </w:pPr>
      <w:r w:rsidRPr="005866C0">
        <w:t xml:space="preserve">Layer </w:t>
      </w:r>
      <w:r w:rsidR="004D1572" w:rsidRPr="005866C0">
        <w:t>0</w:t>
      </w:r>
      <w:r w:rsidR="00853A50" w:rsidRPr="005866C0">
        <w:t xml:space="preserve">3  </w:t>
      </w:r>
      <w:r w:rsidR="00853A50" w:rsidRPr="005866C0">
        <w:sym w:font="Wingdings" w:char="F0E0"/>
      </w:r>
      <w:r w:rsidRPr="005866C0">
        <w:t xml:space="preserve"> </w:t>
      </w:r>
      <w:r w:rsidR="00853A50" w:rsidRPr="005866C0">
        <w:t xml:space="preserve"> </w:t>
      </w:r>
      <w:r w:rsidRPr="005866C0">
        <w:t>-</w:t>
      </w:r>
    </w:p>
    <w:p w:rsidR="00752E82" w:rsidRPr="005866C0" w:rsidRDefault="00752E82" w:rsidP="0078279A">
      <w:pPr>
        <w:pStyle w:val="NoSpacing"/>
      </w:pPr>
      <w:r w:rsidRPr="005866C0">
        <w:t xml:space="preserve">Layer </w:t>
      </w:r>
      <w:r w:rsidR="004D1572" w:rsidRPr="005866C0">
        <w:t>0</w:t>
      </w:r>
      <w:r w:rsidR="00853A50" w:rsidRPr="005866C0">
        <w:t xml:space="preserve">4  </w:t>
      </w:r>
      <w:r w:rsidR="00853A50" w:rsidRPr="005866C0">
        <w:sym w:font="Wingdings" w:char="F0E0"/>
      </w:r>
      <w:r w:rsidRPr="005866C0">
        <w:t xml:space="preserve"> </w:t>
      </w:r>
      <w:r w:rsidR="00853A50" w:rsidRPr="005866C0">
        <w:t xml:space="preserve"> </w:t>
      </w:r>
      <w:r w:rsidRPr="005866C0">
        <w:t>SP2</w:t>
      </w:r>
    </w:p>
    <w:p w:rsidR="00752E82" w:rsidRPr="005866C0" w:rsidRDefault="00752E82" w:rsidP="0078279A">
      <w:pPr>
        <w:pStyle w:val="NoSpacing"/>
      </w:pPr>
      <w:r w:rsidRPr="005866C0">
        <w:t xml:space="preserve">Layer </w:t>
      </w:r>
      <w:r w:rsidR="004D1572" w:rsidRPr="005866C0">
        <w:t>0</w:t>
      </w:r>
      <w:r w:rsidR="00853A50" w:rsidRPr="005866C0">
        <w:t xml:space="preserve">5  </w:t>
      </w:r>
      <w:r w:rsidR="00853A50" w:rsidRPr="005866C0">
        <w:sym w:font="Wingdings" w:char="F0E0"/>
      </w:r>
      <w:r w:rsidR="00853A50" w:rsidRPr="005866C0">
        <w:t xml:space="preserve"> </w:t>
      </w:r>
      <w:r w:rsidRPr="005866C0">
        <w:t xml:space="preserve"> SP4</w:t>
      </w:r>
    </w:p>
    <w:p w:rsidR="006D6A9A" w:rsidRPr="005866C0" w:rsidRDefault="006D6A9A" w:rsidP="001716DC"/>
    <w:p w:rsidR="006D6A9A" w:rsidRPr="005866C0" w:rsidRDefault="006D6A9A" w:rsidP="001716DC">
      <w:r w:rsidRPr="005866C0">
        <w:t xml:space="preserve">There is </w:t>
      </w:r>
      <w:ins w:id="21" w:author="Holger Rasch" w:date="2014-07-02T11:05:00Z">
        <w:r w:rsidR="009B77D8">
          <w:t xml:space="preserve">currently </w:t>
        </w:r>
      </w:ins>
      <w:r w:rsidRPr="005866C0">
        <w:t>no way to control the cut order</w:t>
      </w:r>
      <w:r w:rsidR="00CE53A2" w:rsidRPr="005866C0">
        <w:t xml:space="preserve"> of the tools</w:t>
      </w:r>
      <w:r w:rsidRPr="005866C0">
        <w:t>. The plug-in internal optimization will sort the geometry in a</w:t>
      </w:r>
      <w:r w:rsidR="00CE53A2" w:rsidRPr="005866C0">
        <w:t>n</w:t>
      </w:r>
      <w:r w:rsidRPr="005866C0">
        <w:t xml:space="preserve"> own manner. </w:t>
      </w:r>
      <w:ins w:id="22" w:author="Holger Rasch" w:date="2014-07-02T11:03:00Z">
        <w:r w:rsidR="009B77D8">
          <w:t xml:space="preserve">The tool order for the Zünd Cutter is: SP4, SP1 and at last SP2; for the Laser is: </w:t>
        </w:r>
      </w:ins>
      <w:ins w:id="23" w:author="Holger Rasch" w:date="2014-07-02T11:39:00Z">
        <w:r w:rsidR="002C71FC">
          <w:t>Engraving (</w:t>
        </w:r>
      </w:ins>
      <w:ins w:id="24" w:author="Holger Rasch" w:date="2014-07-02T11:03:00Z">
        <w:r w:rsidR="009B77D8">
          <w:t>ENG) and then Cutting (CUT)</w:t>
        </w:r>
      </w:ins>
    </w:p>
    <w:p w:rsidR="00B812F2" w:rsidRPr="005866C0" w:rsidRDefault="00B812F2" w:rsidP="0078279A">
      <w:pPr>
        <w:pStyle w:val="Heading3"/>
        <w:rPr>
          <w:rStyle w:val="Strong"/>
        </w:rPr>
      </w:pPr>
      <w:r w:rsidRPr="005866C0">
        <w:rPr>
          <w:rStyle w:val="Strong"/>
        </w:rPr>
        <w:t>Start the Plug-In</w:t>
      </w:r>
    </w:p>
    <w:p w:rsidR="005866C0" w:rsidRDefault="00B812F2" w:rsidP="0036650E">
      <w:pPr>
        <w:rPr>
          <w:ins w:id="25" w:author="Holger Rasch" w:date="2014-07-02T15:30:00Z"/>
        </w:rPr>
      </w:pPr>
      <w:r w:rsidRPr="005866C0">
        <w:t xml:space="preserve">If the Plug-In </w:t>
      </w:r>
      <w:r w:rsidR="000E0ED3">
        <w:t>p</w:t>
      </w:r>
      <w:r w:rsidRPr="005866C0">
        <w:t xml:space="preserve">anel is not visible start the plug-In with the command </w:t>
      </w:r>
      <w:proofErr w:type="spellStart"/>
      <w:r w:rsidRPr="005866C0">
        <w:rPr>
          <w:i/>
        </w:rPr>
        <w:t>CNC_OpenPanel</w:t>
      </w:r>
      <w:proofErr w:type="spellEnd"/>
      <w:r w:rsidRPr="005866C0">
        <w:t xml:space="preserve">. If Rhino </w:t>
      </w:r>
      <w:r w:rsidR="0036650E" w:rsidRPr="005866C0">
        <w:t>regret</w:t>
      </w:r>
      <w:r w:rsidRPr="005866C0">
        <w:t xml:space="preserve"> this with a message like: “Unknown command: </w:t>
      </w:r>
      <w:proofErr w:type="spellStart"/>
      <w:r w:rsidRPr="005866C0">
        <w:rPr>
          <w:i/>
        </w:rPr>
        <w:t>CNC_OpenPanel</w:t>
      </w:r>
      <w:proofErr w:type="spellEnd"/>
      <w:r w:rsidRPr="005866C0">
        <w:t xml:space="preserve">” </w:t>
      </w:r>
      <w:r w:rsidR="000E0ED3">
        <w:t>p</w:t>
      </w:r>
      <w:r w:rsidR="001716DC" w:rsidRPr="005866C0">
        <w:t>lease</w:t>
      </w:r>
      <w:r w:rsidRPr="005866C0">
        <w:t xml:space="preserve"> read the chapter </w:t>
      </w:r>
      <w:r w:rsidR="0036650E" w:rsidRPr="005866C0">
        <w:t>“</w:t>
      </w:r>
      <w:r w:rsidR="001716DC" w:rsidRPr="005866C0">
        <w:t>Plug-In Installation</w:t>
      </w:r>
      <w:r w:rsidR="0036650E" w:rsidRPr="005866C0">
        <w:t>”.</w:t>
      </w:r>
    </w:p>
    <w:p w:rsidR="00512D25" w:rsidRDefault="00512D25" w:rsidP="00512D25">
      <w:pPr>
        <w:pStyle w:val="Heading3"/>
        <w:rPr>
          <w:ins w:id="26" w:author="Holger Rasch" w:date="2014-07-02T15:30:00Z"/>
        </w:rPr>
        <w:pPrChange w:id="27" w:author="Holger Rasch" w:date="2014-07-02T15:30:00Z">
          <w:pPr/>
        </w:pPrChange>
      </w:pPr>
      <w:ins w:id="28" w:author="Holger Rasch" w:date="2014-07-02T15:30:00Z">
        <w:r w:rsidRPr="00512D25">
          <w:rPr>
            <w:rStyle w:val="Strong"/>
            <w:rPrChange w:id="29" w:author="Holger Rasch" w:date="2014-07-02T15:30:00Z">
              <w:rPr/>
            </w:rPrChange>
          </w:rPr>
          <w:t>Reference</w:t>
        </w:r>
        <w:r>
          <w:t xml:space="preserve"> Point</w:t>
        </w:r>
      </w:ins>
    </w:p>
    <w:p w:rsidR="00512D25" w:rsidRDefault="00512D25" w:rsidP="00512D25">
      <w:pPr>
        <w:rPr>
          <w:ins w:id="30" w:author="Holger Rasch" w:date="2014-07-02T15:30:00Z"/>
        </w:rPr>
      </w:pPr>
      <w:ins w:id="31" w:author="Holger Rasch" w:date="2014-07-02T15:30:00Z">
        <w:r>
          <w:t xml:space="preserve">To set the reference point you have to select Tool 2 to be active. Tool 2 is a normal laser pointer with which you can set the reference point really precise. Therefore go into the menu, “tool”, “select tool”, “tool number” and “2” or push 2 -1 - 1 - 2. </w:t>
        </w:r>
      </w:ins>
    </w:p>
    <w:p w:rsidR="00512D25" w:rsidRDefault="00512D25" w:rsidP="00512D25">
      <w:pPr>
        <w:rPr>
          <w:ins w:id="32" w:author="Holger Rasch" w:date="2014-07-02T15:30:00Z"/>
        </w:rPr>
      </w:pPr>
      <w:ins w:id="33" w:author="Holger Rasch" w:date="2014-07-02T15:30:00Z">
        <w:r>
          <w:t xml:space="preserve">Press the button on the machine with the two arrows going down and the red light of the laser pointer will be switched on. Set a new reference point by moving the laser to the position where you want it to be and push “REF”, then “1”. </w:t>
        </w:r>
      </w:ins>
    </w:p>
    <w:p w:rsidR="00512D25" w:rsidRDefault="00512D25" w:rsidP="00512D25">
      <w:ins w:id="34" w:author="Holger Rasch" w:date="2014-07-02T15:30:00Z">
        <w:r>
          <w:t>After you set the reference point you have to select tool 1 to make sure that your file is going to be cut by the laser and not only be traced by the laser pointer. When you set the laser to be active again it will move to the position where you set your reference point before. It is always good to check the Reference point before cutting. In the “REF” option, press the command” go to REF”. If it is set correctly, it should to the cutting position.</w:t>
        </w:r>
      </w:ins>
    </w:p>
    <w:p w:rsidR="005866C0" w:rsidRDefault="005866C0">
      <w:r>
        <w:br w:type="page"/>
      </w:r>
    </w:p>
    <w:p w:rsidR="00AE2D6C" w:rsidRPr="00CA43D1" w:rsidRDefault="00AE2D6C" w:rsidP="00CA43D1">
      <w:pPr>
        <w:pStyle w:val="Heading2"/>
        <w:jc w:val="center"/>
        <w:rPr>
          <w:sz w:val="52"/>
        </w:rPr>
      </w:pPr>
      <w:r w:rsidRPr="00CA43D1">
        <w:rPr>
          <w:sz w:val="52"/>
        </w:rPr>
        <w:lastRenderedPageBreak/>
        <w:t xml:space="preserve">How </w:t>
      </w:r>
      <w:r w:rsidR="00CA43D1" w:rsidRPr="00CA43D1">
        <w:rPr>
          <w:sz w:val="52"/>
        </w:rPr>
        <w:t xml:space="preserve">to </w:t>
      </w:r>
      <w:r w:rsidRPr="00CA43D1">
        <w:rPr>
          <w:sz w:val="52"/>
        </w:rPr>
        <w:t>cut from a drawing</w:t>
      </w:r>
    </w:p>
    <w:p w:rsidR="00AE2D6C" w:rsidRPr="005C12A5" w:rsidRDefault="00D347C0" w:rsidP="00AE2D6C">
      <w:r>
        <w:rPr>
          <w:noProof/>
          <w:sz w:val="32"/>
          <w:lang w:val="de-CH" w:eastAsia="de-CH"/>
        </w:rPr>
        <w:drawing>
          <wp:anchor distT="0" distB="0" distL="114300" distR="114300" simplePos="0" relativeHeight="251759616" behindDoc="0" locked="0" layoutInCell="1" allowOverlap="1" wp14:anchorId="22186BC6" wp14:editId="1DEB3E1C">
            <wp:simplePos x="0" y="0"/>
            <wp:positionH relativeFrom="column">
              <wp:posOffset>-168910</wp:posOffset>
            </wp:positionH>
            <wp:positionV relativeFrom="paragraph">
              <wp:posOffset>306705</wp:posOffset>
            </wp:positionV>
            <wp:extent cx="1734185" cy="5592445"/>
            <wp:effectExtent l="0" t="0" r="0" b="82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1.bmp"/>
                    <pic:cNvPicPr/>
                  </pic:nvPicPr>
                  <pic:blipFill>
                    <a:blip r:embed="rId9">
                      <a:extLst>
                        <a:ext uri="{28A0092B-C50C-407E-A947-70E740481C1C}">
                          <a14:useLocalDpi xmlns:a14="http://schemas.microsoft.com/office/drawing/2010/main" val="0"/>
                        </a:ext>
                      </a:extLst>
                    </a:blip>
                    <a:stretch>
                      <a:fillRect/>
                    </a:stretch>
                  </pic:blipFill>
                  <pic:spPr>
                    <a:xfrm>
                      <a:off x="0" y="0"/>
                      <a:ext cx="1734185" cy="5592445"/>
                    </a:xfrm>
                    <a:prstGeom prst="rect">
                      <a:avLst/>
                    </a:prstGeom>
                  </pic:spPr>
                </pic:pic>
              </a:graphicData>
            </a:graphic>
            <wp14:sizeRelH relativeFrom="page">
              <wp14:pctWidth>0</wp14:pctWidth>
            </wp14:sizeRelH>
            <wp14:sizeRelV relativeFrom="page">
              <wp14:pctHeight>0</wp14:pctHeight>
            </wp14:sizeRelV>
          </wp:anchor>
        </w:drawing>
      </w:r>
    </w:p>
    <w:p w:rsidR="00AE2D6C" w:rsidRPr="003B602D" w:rsidRDefault="00AE2D6C" w:rsidP="00AE2D6C">
      <w:pPr>
        <w:pStyle w:val="ListParagraph"/>
        <w:numPr>
          <w:ilvl w:val="0"/>
          <w:numId w:val="9"/>
        </w:numPr>
        <w:ind w:left="3261"/>
        <w:rPr>
          <w:sz w:val="32"/>
        </w:rPr>
      </w:pPr>
      <w:r>
        <w:rPr>
          <w:noProof/>
          <w:sz w:val="32"/>
          <w:lang w:val="de-CH" w:eastAsia="de-CH"/>
        </w:rPr>
        <mc:AlternateContent>
          <mc:Choice Requires="wps">
            <w:drawing>
              <wp:anchor distT="0" distB="0" distL="114300" distR="114300" simplePos="0" relativeHeight="251761664" behindDoc="0" locked="0" layoutInCell="1" allowOverlap="1" wp14:anchorId="1423F0B8" wp14:editId="41D68288">
                <wp:simplePos x="0" y="0"/>
                <wp:positionH relativeFrom="column">
                  <wp:posOffset>1138580</wp:posOffset>
                </wp:positionH>
                <wp:positionV relativeFrom="paragraph">
                  <wp:posOffset>55385</wp:posOffset>
                </wp:positionV>
                <wp:extent cx="228547" cy="228584"/>
                <wp:effectExtent l="0" t="0" r="19685" b="19685"/>
                <wp:wrapNone/>
                <wp:docPr id="2" name="Oval 2"/>
                <wp:cNvGraphicFramePr/>
                <a:graphic xmlns:a="http://schemas.openxmlformats.org/drawingml/2006/main">
                  <a:graphicData uri="http://schemas.microsoft.com/office/word/2010/wordprocessingShape">
                    <wps:wsp>
                      <wps:cNvSpPr/>
                      <wps:spPr>
                        <a:xfrm>
                          <a:off x="0" y="0"/>
                          <a:ext cx="228547" cy="228584"/>
                        </a:xfrm>
                        <a:prstGeom prst="ellipse">
                          <a:avLst/>
                        </a:prstGeom>
                        <a:solidFill>
                          <a:srgbClr val="F8F8F8">
                            <a:alpha val="58824"/>
                          </a:srgbClr>
                        </a:solidFill>
                        <a:ln>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452EE5" w:rsidRDefault="00962DD1" w:rsidP="00AE2D6C">
                            <w:pPr>
                              <w:jc w:val="center"/>
                            </w:pPr>
                            <w:r w:rsidRPr="00452EE5">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id="Oval 2" o:spid="_x0000_s1026" style="position:absolute;left:0;text-align:left;margin-left:89.65pt;margin-top:4.35pt;width:18pt;height:18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" fillcolor="#f8f8f8" strokecolor="red" strokeweight="2pt">
                <v:fill opacity="38550f"/>
                <v:textbox inset="0,0,0,0">
                  <w:txbxContent>
                    <w:p w:rsidR="00962DD1" w:rsidRPr="00452EE5" w:rsidRDefault="00962DD1" w:rsidP="00AE2D6C">
                      <w:pPr>
                        <w:jc w:val="center"/>
                      </w:pPr>
                      <w:r w:rsidRPr="00452EE5">
                        <w:t>1</w:t>
                      </w:r>
                    </w:p>
                  </w:txbxContent>
                </v:textbox>
              </v:oval>
            </w:pict>
          </mc:Fallback>
        </mc:AlternateContent>
      </w:r>
      <w:r w:rsidRPr="003B602D">
        <w:rPr>
          <w:sz w:val="32"/>
        </w:rPr>
        <w:t>Make sure that you can see the whole plugin with all buttons like in the picture left.</w:t>
      </w:r>
      <w:r>
        <w:rPr>
          <w:sz w:val="32"/>
        </w:rPr>
        <w:br/>
      </w:r>
    </w:p>
    <w:p w:rsidR="00AE2D6C" w:rsidRPr="003B602D" w:rsidRDefault="00AE2D6C" w:rsidP="00AE2D6C">
      <w:pPr>
        <w:pStyle w:val="ListParagraph"/>
        <w:numPr>
          <w:ilvl w:val="0"/>
          <w:numId w:val="9"/>
        </w:numPr>
        <w:ind w:left="3261"/>
        <w:rPr>
          <w:sz w:val="32"/>
        </w:rPr>
      </w:pPr>
      <w:r>
        <w:rPr>
          <w:noProof/>
          <w:sz w:val="32"/>
          <w:lang w:val="de-CH" w:eastAsia="de-CH"/>
        </w:rPr>
        <w:drawing>
          <wp:anchor distT="0" distB="0" distL="114300" distR="114300" simplePos="0" relativeHeight="251758592" behindDoc="0" locked="0" layoutInCell="1" allowOverlap="1" wp14:anchorId="5D5A8461" wp14:editId="7495696F">
            <wp:simplePos x="0" y="0"/>
            <wp:positionH relativeFrom="column">
              <wp:posOffset>1920875</wp:posOffset>
            </wp:positionH>
            <wp:positionV relativeFrom="paragraph">
              <wp:posOffset>1049817</wp:posOffset>
            </wp:positionV>
            <wp:extent cx="1627447" cy="1460343"/>
            <wp:effectExtent l="0" t="0" r="0" b="698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ay.bmp"/>
                    <pic:cNvPicPr/>
                  </pic:nvPicPr>
                  <pic:blipFill>
                    <a:blip r:embed="rId10">
                      <a:extLst>
                        <a:ext uri="{28A0092B-C50C-407E-A947-70E740481C1C}">
                          <a14:useLocalDpi xmlns:a14="http://schemas.microsoft.com/office/drawing/2010/main" val="0"/>
                        </a:ext>
                      </a:extLst>
                    </a:blip>
                    <a:stretch>
                      <a:fillRect/>
                    </a:stretch>
                  </pic:blipFill>
                  <pic:spPr>
                    <a:xfrm>
                      <a:off x="0" y="0"/>
                      <a:ext cx="1627447" cy="1460343"/>
                    </a:xfrm>
                    <a:prstGeom prst="rect">
                      <a:avLst/>
                    </a:prstGeom>
                  </pic:spPr>
                </pic:pic>
              </a:graphicData>
            </a:graphic>
            <wp14:sizeRelH relativeFrom="page">
              <wp14:pctWidth>0</wp14:pctWidth>
            </wp14:sizeRelH>
            <wp14:sizeRelV relativeFrom="page">
              <wp14:pctHeight>0</wp14:pctHeight>
            </wp14:sizeRelV>
          </wp:anchor>
        </w:drawing>
      </w:r>
      <w:r>
        <w:rPr>
          <w:noProof/>
          <w:sz w:val="32"/>
          <w:lang w:val="de-CH" w:eastAsia="de-CH"/>
        </w:rPr>
        <mc:AlternateContent>
          <mc:Choice Requires="wps">
            <w:drawing>
              <wp:anchor distT="0" distB="0" distL="114300" distR="114300" simplePos="0" relativeHeight="251762688" behindDoc="0" locked="0" layoutInCell="1" allowOverlap="1" wp14:anchorId="22FAAC41" wp14:editId="05AF06DE">
                <wp:simplePos x="0" y="0"/>
                <wp:positionH relativeFrom="column">
                  <wp:posOffset>1132692</wp:posOffset>
                </wp:positionH>
                <wp:positionV relativeFrom="paragraph">
                  <wp:posOffset>14835</wp:posOffset>
                </wp:positionV>
                <wp:extent cx="228547" cy="228584"/>
                <wp:effectExtent l="0" t="0" r="19685" b="19685"/>
                <wp:wrapNone/>
                <wp:docPr id="5" name="Oval 5"/>
                <wp:cNvGraphicFramePr/>
                <a:graphic xmlns:a="http://schemas.openxmlformats.org/drawingml/2006/main">
                  <a:graphicData uri="http://schemas.microsoft.com/office/word/2010/wordprocessingShape">
                    <wps:wsp>
                      <wps:cNvSpPr/>
                      <wps:spPr>
                        <a:xfrm>
                          <a:off x="0" y="0"/>
                          <a:ext cx="228547" cy="228584"/>
                        </a:xfrm>
                        <a:prstGeom prst="ellipse">
                          <a:avLst/>
                        </a:prstGeom>
                        <a:solidFill>
                          <a:srgbClr val="F8F8F8">
                            <a:alpha val="58824"/>
                          </a:srgbClr>
                        </a:solidFill>
                        <a:ln>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452EE5" w:rsidRDefault="00962DD1" w:rsidP="00AE2D6C">
                            <w:pPr>
                              <w:jc w:val="center"/>
                            </w:pPr>
                            <w: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id="Oval 5" o:spid="_x0000_s1027" style="position:absolute;left:0;text-align:left;margin-left:89.2pt;margin-top:1.15pt;width:18pt;height:18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" fillcolor="#f8f8f8" strokecolor="red" strokeweight="2pt">
                <v:fill opacity="38550f"/>
                <v:textbox inset="0,0,0,0">
                  <w:txbxContent>
                    <w:p w:rsidR="00962DD1" w:rsidRPr="00452EE5" w:rsidRDefault="00962DD1" w:rsidP="00AE2D6C">
                      <w:pPr>
                        <w:jc w:val="center"/>
                      </w:pPr>
                      <w:r>
                        <w:t>2</w:t>
                      </w:r>
                    </w:p>
                  </w:txbxContent>
                </v:textbox>
              </v:oval>
            </w:pict>
          </mc:Fallback>
        </mc:AlternateContent>
      </w:r>
      <w:r w:rsidRPr="003B602D">
        <w:rPr>
          <w:sz w:val="32"/>
        </w:rPr>
        <w:t>Select a material to get the best settings for the tools</w:t>
      </w:r>
      <w:r w:rsidRPr="003B602D">
        <w:rPr>
          <w:sz w:val="32"/>
        </w:rPr>
        <w:br/>
      </w:r>
      <w:r>
        <w:rPr>
          <w:sz w:val="32"/>
        </w:rPr>
        <w:br/>
      </w:r>
    </w:p>
    <w:p w:rsidR="00AE2D6C" w:rsidRPr="003B602D" w:rsidRDefault="00AE2D6C" w:rsidP="00AE2D6C">
      <w:pPr>
        <w:pStyle w:val="ListParagraph"/>
        <w:numPr>
          <w:ilvl w:val="0"/>
          <w:numId w:val="9"/>
        </w:numPr>
        <w:ind w:left="6237"/>
        <w:rPr>
          <w:sz w:val="32"/>
        </w:rPr>
      </w:pPr>
      <w:r>
        <w:rPr>
          <w:noProof/>
          <w:sz w:val="32"/>
          <w:lang w:val="de-CH" w:eastAsia="de-CH"/>
        </w:rPr>
        <mc:AlternateContent>
          <mc:Choice Requires="wps">
            <w:drawing>
              <wp:anchor distT="0" distB="0" distL="114300" distR="114300" simplePos="0" relativeHeight="251760640" behindDoc="0" locked="0" layoutInCell="1" allowOverlap="1" wp14:anchorId="26A7308B" wp14:editId="76FDF951">
                <wp:simplePos x="0" y="0"/>
                <wp:positionH relativeFrom="column">
                  <wp:posOffset>2466640</wp:posOffset>
                </wp:positionH>
                <wp:positionV relativeFrom="paragraph">
                  <wp:posOffset>792615</wp:posOffset>
                </wp:positionV>
                <wp:extent cx="228600" cy="228600"/>
                <wp:effectExtent l="0" t="0" r="19050" b="19050"/>
                <wp:wrapNone/>
                <wp:docPr id="6" name="Oval 6"/>
                <wp:cNvGraphicFramePr/>
                <a:graphic xmlns:a="http://schemas.openxmlformats.org/drawingml/2006/main">
                  <a:graphicData uri="http://schemas.microsoft.com/office/word/2010/wordprocessingShape">
                    <wps:wsp>
                      <wps:cNvSpPr/>
                      <wps:spPr>
                        <a:xfrm>
                          <a:off x="0" y="0"/>
                          <a:ext cx="228600" cy="228600"/>
                        </a:xfrm>
                        <a:prstGeom prst="ellipse">
                          <a:avLst/>
                        </a:prstGeom>
                        <a:solidFill>
                          <a:srgbClr val="F8F8F8">
                            <a:alpha val="58824"/>
                          </a:srgbClr>
                        </a:solidFill>
                        <a:ln>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452EE5" w:rsidRDefault="00962DD1" w:rsidP="00AE2D6C">
                            <w:pPr>
                              <w:jc w:val="center"/>
                            </w:pPr>
                            <w: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id="Oval 6" o:spid="_x0000_s1028" style="position:absolute;left:0;text-align:left;margin-left:194.2pt;margin-top:62.4pt;width:18pt;height:18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" fillcolor="#f8f8f8" strokecolor="red" strokeweight="2pt">
                <v:fill opacity="38550f"/>
                <v:textbox inset="0,0,0,0">
                  <w:txbxContent>
                    <w:p w:rsidR="00962DD1" w:rsidRPr="00452EE5" w:rsidRDefault="00962DD1" w:rsidP="00AE2D6C">
                      <w:pPr>
                        <w:jc w:val="center"/>
                      </w:pPr>
                      <w:r>
                        <w:t>3</w:t>
                      </w:r>
                    </w:p>
                  </w:txbxContent>
                </v:textbox>
              </v:oval>
            </w:pict>
          </mc:Fallback>
        </mc:AlternateContent>
      </w:r>
      <w:r>
        <w:rPr>
          <w:noProof/>
          <w:sz w:val="32"/>
          <w:lang w:val="de-CH" w:eastAsia="de-CH"/>
        </w:rPr>
        <mc:AlternateContent>
          <mc:Choice Requires="wps">
            <w:drawing>
              <wp:anchor distT="0" distB="0" distL="114300" distR="114300" simplePos="0" relativeHeight="251763712" behindDoc="0" locked="0" layoutInCell="1" allowOverlap="1" wp14:anchorId="08529ACE" wp14:editId="64098668">
                <wp:simplePos x="0" y="0"/>
                <wp:positionH relativeFrom="column">
                  <wp:posOffset>1125814</wp:posOffset>
                </wp:positionH>
                <wp:positionV relativeFrom="paragraph">
                  <wp:posOffset>1650773</wp:posOffset>
                </wp:positionV>
                <wp:extent cx="228547" cy="228584"/>
                <wp:effectExtent l="0" t="0" r="19685" b="19685"/>
                <wp:wrapNone/>
                <wp:docPr id="15" name="Oval 15"/>
                <wp:cNvGraphicFramePr/>
                <a:graphic xmlns:a="http://schemas.openxmlformats.org/drawingml/2006/main">
                  <a:graphicData uri="http://schemas.microsoft.com/office/word/2010/wordprocessingShape">
                    <wps:wsp>
                      <wps:cNvSpPr/>
                      <wps:spPr>
                        <a:xfrm>
                          <a:off x="0" y="0"/>
                          <a:ext cx="228547" cy="228584"/>
                        </a:xfrm>
                        <a:prstGeom prst="ellipse">
                          <a:avLst/>
                        </a:prstGeom>
                        <a:solidFill>
                          <a:srgbClr val="F8F8F8">
                            <a:alpha val="58824"/>
                          </a:srgbClr>
                        </a:solidFill>
                        <a:ln>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452EE5" w:rsidRDefault="00962DD1" w:rsidP="00AE2D6C">
                            <w:pPr>
                              <w:jc w:val="center"/>
                            </w:pPr>
                            <w: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id="Oval 15" o:spid="_x0000_s1029" style="position:absolute;left:0;text-align:left;margin-left:88.65pt;margin-top:130pt;width:18pt;height:18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" fillcolor="#f8f8f8" strokecolor="red" strokeweight="2pt">
                <v:fill opacity="38550f"/>
                <v:textbox inset="0,0,0,0">
                  <w:txbxContent>
                    <w:p w:rsidR="00962DD1" w:rsidRPr="00452EE5" w:rsidRDefault="00962DD1" w:rsidP="00AE2D6C">
                      <w:pPr>
                        <w:jc w:val="center"/>
                      </w:pPr>
                      <w:r>
                        <w:t>4</w:t>
                      </w:r>
                    </w:p>
                  </w:txbxContent>
                </v:textbox>
              </v:oval>
            </w:pict>
          </mc:Fallback>
        </mc:AlternateContent>
      </w:r>
      <w:r>
        <w:rPr>
          <w:sz w:val="32"/>
        </w:rPr>
        <w:t>On</w:t>
      </w:r>
      <w:r w:rsidRPr="003B602D">
        <w:rPr>
          <w:sz w:val="32"/>
        </w:rPr>
        <w:t xml:space="preserve"> the Layer Tab </w:t>
      </w:r>
      <w:r>
        <w:rPr>
          <w:sz w:val="32"/>
        </w:rPr>
        <w:t xml:space="preserve">make </w:t>
      </w:r>
      <w:r w:rsidRPr="003B602D">
        <w:rPr>
          <w:sz w:val="32"/>
        </w:rPr>
        <w:t>the right assignment which layer will be cut with which tool.</w:t>
      </w:r>
      <w:r w:rsidRPr="003B602D">
        <w:rPr>
          <w:sz w:val="32"/>
        </w:rPr>
        <w:br/>
      </w:r>
      <w:r w:rsidRPr="003B602D">
        <w:rPr>
          <w:sz w:val="32"/>
        </w:rPr>
        <w:br/>
      </w:r>
    </w:p>
    <w:p w:rsidR="00AE2D6C" w:rsidRPr="003B602D" w:rsidRDefault="00AE2D6C" w:rsidP="00AE2D6C">
      <w:pPr>
        <w:pStyle w:val="ListParagraph"/>
        <w:numPr>
          <w:ilvl w:val="0"/>
          <w:numId w:val="9"/>
        </w:numPr>
        <w:ind w:left="3261"/>
        <w:rPr>
          <w:sz w:val="32"/>
        </w:rPr>
      </w:pPr>
      <w:r>
        <w:rPr>
          <w:noProof/>
          <w:sz w:val="32"/>
          <w:lang w:val="de-CH" w:eastAsia="de-CH"/>
        </w:rPr>
        <mc:AlternateContent>
          <mc:Choice Requires="wps">
            <w:drawing>
              <wp:anchor distT="0" distB="0" distL="114300" distR="114300" simplePos="0" relativeHeight="251764736" behindDoc="0" locked="0" layoutInCell="1" allowOverlap="1" wp14:anchorId="5C763F1D" wp14:editId="3F6014A0">
                <wp:simplePos x="0" y="0"/>
                <wp:positionH relativeFrom="column">
                  <wp:posOffset>1123516</wp:posOffset>
                </wp:positionH>
                <wp:positionV relativeFrom="paragraph">
                  <wp:posOffset>247854</wp:posOffset>
                </wp:positionV>
                <wp:extent cx="228547" cy="228584"/>
                <wp:effectExtent l="0" t="0" r="19685" b="19685"/>
                <wp:wrapNone/>
                <wp:docPr id="16" name="Oval 16"/>
                <wp:cNvGraphicFramePr/>
                <a:graphic xmlns:a="http://schemas.openxmlformats.org/drawingml/2006/main">
                  <a:graphicData uri="http://schemas.microsoft.com/office/word/2010/wordprocessingShape">
                    <wps:wsp>
                      <wps:cNvSpPr/>
                      <wps:spPr>
                        <a:xfrm>
                          <a:off x="0" y="0"/>
                          <a:ext cx="228547" cy="228584"/>
                        </a:xfrm>
                        <a:prstGeom prst="ellipse">
                          <a:avLst/>
                        </a:prstGeom>
                        <a:solidFill>
                          <a:srgbClr val="F8F8F8">
                            <a:alpha val="58824"/>
                          </a:srgbClr>
                        </a:solidFill>
                        <a:ln>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452EE5" w:rsidRDefault="00962DD1" w:rsidP="00AE2D6C">
                            <w:pPr>
                              <w:jc w:val="center"/>
                            </w:pPr>
                            <w: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id="Oval 16" o:spid="_x0000_s1030" style="position:absolute;left:0;text-align:left;margin-left:88.45pt;margin-top:19.5pt;width:18pt;height:18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" fillcolor="#f8f8f8" strokecolor="red" strokeweight="2pt">
                <v:fill opacity="38550f"/>
                <v:textbox inset="0,0,0,0">
                  <w:txbxContent>
                    <w:p w:rsidR="00962DD1" w:rsidRPr="00452EE5" w:rsidRDefault="00962DD1" w:rsidP="00AE2D6C">
                      <w:pPr>
                        <w:jc w:val="center"/>
                      </w:pPr>
                      <w:r>
                        <w:t>5</w:t>
                      </w:r>
                    </w:p>
                  </w:txbxContent>
                </v:textbox>
              </v:oval>
            </w:pict>
          </mc:Fallback>
        </mc:AlternateContent>
      </w:r>
      <w:r>
        <w:rPr>
          <w:noProof/>
          <w:sz w:val="32"/>
          <w:lang w:val="de-CH" w:eastAsia="de-CH"/>
        </w:rPr>
        <mc:AlternateContent>
          <mc:Choice Requires="wps">
            <w:drawing>
              <wp:anchor distT="0" distB="0" distL="114300" distR="114300" simplePos="0" relativeHeight="251765760" behindDoc="0" locked="0" layoutInCell="1" allowOverlap="1" wp14:anchorId="640416D7" wp14:editId="0BED1258">
                <wp:simplePos x="0" y="0"/>
                <wp:positionH relativeFrom="column">
                  <wp:posOffset>1126444</wp:posOffset>
                </wp:positionH>
                <wp:positionV relativeFrom="paragraph">
                  <wp:posOffset>476438</wp:posOffset>
                </wp:positionV>
                <wp:extent cx="228547" cy="228584"/>
                <wp:effectExtent l="0" t="0" r="19685" b="19685"/>
                <wp:wrapNone/>
                <wp:docPr id="19" name="Oval 19"/>
                <wp:cNvGraphicFramePr/>
                <a:graphic xmlns:a="http://schemas.openxmlformats.org/drawingml/2006/main">
                  <a:graphicData uri="http://schemas.microsoft.com/office/word/2010/wordprocessingShape">
                    <wps:wsp>
                      <wps:cNvSpPr/>
                      <wps:spPr>
                        <a:xfrm>
                          <a:off x="0" y="0"/>
                          <a:ext cx="228547" cy="228584"/>
                        </a:xfrm>
                        <a:prstGeom prst="ellipse">
                          <a:avLst/>
                        </a:prstGeom>
                        <a:solidFill>
                          <a:srgbClr val="F8F8F8">
                            <a:alpha val="58824"/>
                          </a:srgbClr>
                        </a:solidFill>
                        <a:ln>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452EE5" w:rsidRDefault="00962DD1" w:rsidP="00AE2D6C">
                            <w:pPr>
                              <w:jc w:val="center"/>
                            </w:pPr>
                            <w: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id="Oval 19" o:spid="_x0000_s1031" style="position:absolute;left:0;text-align:left;margin-left:88.7pt;margin-top:37.5pt;width:18pt;height:18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" fillcolor="#f8f8f8" strokecolor="red" strokeweight="2pt">
                <v:fill opacity="38550f"/>
                <v:textbox inset="0,0,0,0">
                  <w:txbxContent>
                    <w:p w:rsidR="00962DD1" w:rsidRPr="00452EE5" w:rsidRDefault="00962DD1" w:rsidP="00AE2D6C">
                      <w:pPr>
                        <w:jc w:val="center"/>
                      </w:pPr>
                      <w:r>
                        <w:t>6</w:t>
                      </w:r>
                    </w:p>
                  </w:txbxContent>
                </v:textbox>
              </v:oval>
            </w:pict>
          </mc:Fallback>
        </mc:AlternateContent>
      </w:r>
      <w:r w:rsidRPr="003B602D">
        <w:rPr>
          <w:sz w:val="32"/>
        </w:rPr>
        <w:t xml:space="preserve">Show the Cutter; so that you can: </w:t>
      </w:r>
      <w:r>
        <w:rPr>
          <w:sz w:val="32"/>
        </w:rPr>
        <w:br/>
      </w:r>
      <w:ins w:id="35" w:author="Holger Rasch" w:date="2014-07-02T11:05:00Z">
        <w:r w:rsidR="009B77D8" w:rsidRPr="009B77D8">
          <w:rPr>
            <w:sz w:val="24"/>
            <w:rPrChange w:id="36" w:author="Holger Rasch" w:date="2014-07-02T11:06:00Z">
              <w:rPr>
                <w:sz w:val="32"/>
              </w:rPr>
            </w:rPrChange>
          </w:rPr>
          <w:t>(</w:t>
        </w:r>
      </w:ins>
      <w:ins w:id="37" w:author="Holger Rasch" w:date="2014-07-02T11:06:00Z">
        <w:r w:rsidR="009B77D8" w:rsidRPr="009B77D8">
          <w:rPr>
            <w:sz w:val="24"/>
            <w:rPrChange w:id="38" w:author="Holger Rasch" w:date="2014-07-02T11:06:00Z">
              <w:rPr>
                <w:sz w:val="32"/>
              </w:rPr>
            </w:rPrChange>
          </w:rPr>
          <w:t>Switch the device online</w:t>
        </w:r>
      </w:ins>
      <w:ins w:id="39" w:author="Holger Rasch" w:date="2014-07-02T11:07:00Z">
        <w:r w:rsidR="009B77D8">
          <w:rPr>
            <w:sz w:val="24"/>
          </w:rPr>
          <w:t xml:space="preserve"> before</w:t>
        </w:r>
      </w:ins>
      <w:ins w:id="40" w:author="Holger Rasch" w:date="2014-07-02T11:06:00Z">
        <w:r w:rsidR="009B77D8" w:rsidRPr="009B77D8">
          <w:rPr>
            <w:sz w:val="24"/>
            <w:rPrChange w:id="41" w:author="Holger Rasch" w:date="2014-07-02T11:06:00Z">
              <w:rPr>
                <w:sz w:val="32"/>
              </w:rPr>
            </w:rPrChange>
          </w:rPr>
          <w:t xml:space="preserve"> to show the </w:t>
        </w:r>
      </w:ins>
      <w:ins w:id="42" w:author="Holger Rasch" w:date="2014-07-02T11:40:00Z">
        <w:r w:rsidR="002C71FC" w:rsidRPr="009B77D8">
          <w:rPr>
            <w:sz w:val="24"/>
          </w:rPr>
          <w:t>reference</w:t>
        </w:r>
        <w:r w:rsidR="002C71FC">
          <w:rPr>
            <w:sz w:val="24"/>
          </w:rPr>
          <w:t>-</w:t>
        </w:r>
      </w:ins>
      <w:ins w:id="43" w:author="Holger Rasch" w:date="2014-07-02T11:06:00Z">
        <w:r w:rsidR="009B77D8" w:rsidRPr="009B77D8">
          <w:rPr>
            <w:sz w:val="24"/>
            <w:rPrChange w:id="44" w:author="Holger Rasch" w:date="2014-07-02T11:06:00Z">
              <w:rPr>
                <w:sz w:val="32"/>
              </w:rPr>
            </w:rPrChange>
          </w:rPr>
          <w:t>point on the right position</w:t>
        </w:r>
      </w:ins>
      <w:ins w:id="45" w:author="Holger Rasch" w:date="2014-07-02T11:05:00Z">
        <w:r w:rsidR="009B77D8" w:rsidRPr="009B77D8">
          <w:rPr>
            <w:sz w:val="24"/>
            <w:rPrChange w:id="46" w:author="Holger Rasch" w:date="2014-07-02T11:06:00Z">
              <w:rPr>
                <w:sz w:val="32"/>
              </w:rPr>
            </w:rPrChange>
          </w:rPr>
          <w:t>)</w:t>
        </w:r>
      </w:ins>
    </w:p>
    <w:p w:rsidR="00AE2D6C" w:rsidRPr="003B602D" w:rsidRDefault="00AE2D6C" w:rsidP="00AE2D6C">
      <w:pPr>
        <w:pStyle w:val="ListParagraph"/>
        <w:numPr>
          <w:ilvl w:val="0"/>
          <w:numId w:val="9"/>
        </w:numPr>
        <w:ind w:left="3261"/>
        <w:rPr>
          <w:sz w:val="32"/>
        </w:rPr>
      </w:pPr>
      <w:r w:rsidRPr="003B602D">
        <w:rPr>
          <w:sz w:val="32"/>
        </w:rPr>
        <w:t xml:space="preserve">Move </w:t>
      </w:r>
      <w:r>
        <w:rPr>
          <w:sz w:val="32"/>
        </w:rPr>
        <w:t>it</w:t>
      </w:r>
      <w:r w:rsidRPr="003B602D">
        <w:rPr>
          <w:sz w:val="32"/>
        </w:rPr>
        <w:t xml:space="preserve"> to your geometry.</w:t>
      </w:r>
      <w:r>
        <w:rPr>
          <w:sz w:val="32"/>
        </w:rPr>
        <w:br/>
      </w:r>
    </w:p>
    <w:p w:rsidR="00AE2D6C" w:rsidRPr="003B602D" w:rsidRDefault="00AE2D6C" w:rsidP="00AE2D6C">
      <w:pPr>
        <w:pStyle w:val="ListParagraph"/>
        <w:numPr>
          <w:ilvl w:val="0"/>
          <w:numId w:val="9"/>
        </w:numPr>
        <w:ind w:left="3261"/>
        <w:rPr>
          <w:sz w:val="32"/>
        </w:rPr>
      </w:pPr>
      <w:r w:rsidRPr="003B602D">
        <w:rPr>
          <w:sz w:val="32"/>
        </w:rPr>
        <w:t>Cut!</w:t>
      </w:r>
    </w:p>
    <w:p w:rsidR="00AE2D6C" w:rsidRDefault="00AE2D6C" w:rsidP="00AE2D6C">
      <w:pPr>
        <w:pStyle w:val="ListParagraph"/>
        <w:ind w:left="2835"/>
        <w:rPr>
          <w:b/>
          <w:sz w:val="32"/>
        </w:rPr>
      </w:pPr>
      <w:r>
        <w:rPr>
          <w:noProof/>
          <w:sz w:val="32"/>
          <w:lang w:val="de-CH" w:eastAsia="de-CH"/>
        </w:rPr>
        <w:drawing>
          <wp:anchor distT="0" distB="0" distL="114300" distR="114300" simplePos="0" relativeHeight="251766784" behindDoc="0" locked="0" layoutInCell="1" allowOverlap="1" wp14:anchorId="20E58473" wp14:editId="2016F863">
            <wp:simplePos x="0" y="0"/>
            <wp:positionH relativeFrom="column">
              <wp:posOffset>-26670</wp:posOffset>
            </wp:positionH>
            <wp:positionV relativeFrom="paragraph">
              <wp:posOffset>1189355</wp:posOffset>
            </wp:positionV>
            <wp:extent cx="1440180" cy="946150"/>
            <wp:effectExtent l="0" t="0" r="7620" b="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1.bmp"/>
                    <pic:cNvPicPr/>
                  </pic:nvPicPr>
                  <pic:blipFill>
                    <a:blip r:embed="rId11">
                      <a:extLst>
                        <a:ext uri="{28A0092B-C50C-407E-A947-70E740481C1C}">
                          <a14:useLocalDpi xmlns:a14="http://schemas.microsoft.com/office/drawing/2010/main" val="0"/>
                        </a:ext>
                      </a:extLst>
                    </a:blip>
                    <a:stretch>
                      <a:fillRect/>
                    </a:stretch>
                  </pic:blipFill>
                  <pic:spPr>
                    <a:xfrm>
                      <a:off x="0" y="0"/>
                      <a:ext cx="1440180" cy="946150"/>
                    </a:xfrm>
                    <a:prstGeom prst="rect">
                      <a:avLst/>
                    </a:prstGeom>
                  </pic:spPr>
                </pic:pic>
              </a:graphicData>
            </a:graphic>
            <wp14:sizeRelH relativeFrom="page">
              <wp14:pctWidth>0</wp14:pctWidth>
            </wp14:sizeRelH>
            <wp14:sizeRelV relativeFrom="page">
              <wp14:pctHeight>0</wp14:pctHeight>
            </wp14:sizeRelV>
          </wp:anchor>
        </w:drawing>
      </w:r>
      <w:del w:id="47" w:author="Holger Rasch" w:date="2014-07-02T11:07:00Z">
        <w:r w:rsidDel="009B77D8">
          <w:rPr>
            <w:sz w:val="32"/>
          </w:rPr>
          <w:br/>
        </w:r>
      </w:del>
      <w:r>
        <w:rPr>
          <w:sz w:val="32"/>
        </w:rPr>
        <w:br/>
      </w:r>
      <w:r>
        <w:rPr>
          <w:sz w:val="32"/>
        </w:rPr>
        <w:br/>
      </w:r>
      <w:r w:rsidRPr="003B602D">
        <w:rPr>
          <w:sz w:val="32"/>
        </w:rPr>
        <w:t>While you cut, you will see in</w:t>
      </w:r>
      <w:ins w:id="48" w:author="Holger Rasch" w:date="2014-07-02T10:58:00Z">
        <w:r w:rsidR="00AE1FC4">
          <w:rPr>
            <w:sz w:val="32"/>
          </w:rPr>
          <w:t>side</w:t>
        </w:r>
      </w:ins>
      <w:r w:rsidRPr="003B602D">
        <w:rPr>
          <w:sz w:val="32"/>
        </w:rPr>
        <w:t xml:space="preserve"> Rhino which geometry </w:t>
      </w:r>
      <w:r>
        <w:rPr>
          <w:sz w:val="32"/>
        </w:rPr>
        <w:t xml:space="preserve">is </w:t>
      </w:r>
      <w:r w:rsidRPr="003B602D">
        <w:rPr>
          <w:sz w:val="32"/>
        </w:rPr>
        <w:t xml:space="preserve">currently cut, how long it takes etc. As long as you are tracing the job progress, you can’t work with </w:t>
      </w:r>
      <w:r>
        <w:rPr>
          <w:sz w:val="32"/>
        </w:rPr>
        <w:t>R</w:t>
      </w:r>
      <w:r w:rsidRPr="003B602D">
        <w:rPr>
          <w:sz w:val="32"/>
        </w:rPr>
        <w:t xml:space="preserve">hino. You can stop the trace. This will </w:t>
      </w:r>
      <w:r w:rsidRPr="003B602D">
        <w:rPr>
          <w:b/>
          <w:sz w:val="32"/>
        </w:rPr>
        <w:t>not</w:t>
      </w:r>
      <w:r w:rsidRPr="003B602D">
        <w:rPr>
          <w:sz w:val="32"/>
        </w:rPr>
        <w:t xml:space="preserve"> </w:t>
      </w:r>
      <w:r w:rsidRPr="003B602D">
        <w:rPr>
          <w:b/>
          <w:sz w:val="32"/>
        </w:rPr>
        <w:t>stop</w:t>
      </w:r>
      <w:r w:rsidRPr="003B602D">
        <w:rPr>
          <w:sz w:val="32"/>
        </w:rPr>
        <w:t xml:space="preserve"> the cut or the job transmission to the cutter. </w:t>
      </w:r>
      <w:r w:rsidRPr="003B602D">
        <w:rPr>
          <w:sz w:val="32"/>
        </w:rPr>
        <w:br/>
      </w:r>
      <w:r>
        <w:rPr>
          <w:b/>
          <w:sz w:val="32"/>
        </w:rPr>
        <w:t xml:space="preserve">You cannot stop the cutter </w:t>
      </w:r>
      <w:r w:rsidRPr="003B602D">
        <w:rPr>
          <w:b/>
          <w:sz w:val="32"/>
        </w:rPr>
        <w:t>in Rhino.</w:t>
      </w:r>
    </w:p>
    <w:p w:rsidR="00AE2D6C" w:rsidRDefault="00AE2D6C" w:rsidP="001E0B3F">
      <w:pPr>
        <w:pStyle w:val="Heading2"/>
      </w:pPr>
      <w:r>
        <w:lastRenderedPageBreak/>
        <w:t>APPENDIX B</w:t>
      </w:r>
    </w:p>
    <w:p w:rsidR="00AE2D6C" w:rsidRDefault="00AE2D6C" w:rsidP="00AE2D6C">
      <w:r>
        <w:t>as part of the handout documentation after the cutter introduction</w:t>
      </w:r>
      <w:r>
        <w:br/>
        <w:t xml:space="preserve">and even hanging as bound print-out next to the cutter </w:t>
      </w:r>
    </w:p>
    <w:p w:rsidR="00AE2D6C" w:rsidRDefault="00AE2D6C" w:rsidP="00AE2D6C">
      <w:pPr>
        <w:pStyle w:val="ListParagraph"/>
        <w:ind w:left="2835"/>
      </w:pPr>
    </w:p>
    <w:p w:rsidR="00D62677" w:rsidRDefault="00980116" w:rsidP="001E0B3F">
      <w:pPr>
        <w:pStyle w:val="Heading2"/>
        <w:rPr>
          <w:rStyle w:val="Strong"/>
        </w:rPr>
      </w:pPr>
      <w:r w:rsidRPr="00983FC9">
        <w:rPr>
          <w:noProof/>
          <w:lang w:eastAsia="de-DE"/>
        </w:rPr>
        <w:lastRenderedPageBreak/>
        <w:t>Work with</w:t>
      </w:r>
      <w:r w:rsidR="006900A7" w:rsidRPr="005866C0">
        <w:rPr>
          <w:rStyle w:val="Strong"/>
        </w:rPr>
        <w:t xml:space="preserve"> the Plug-In</w:t>
      </w:r>
    </w:p>
    <w:p w:rsidR="009B1692" w:rsidRDefault="009B1692" w:rsidP="009B1692"/>
    <w:p w:rsidR="00980116" w:rsidRPr="00594618" w:rsidRDefault="008C1D0B" w:rsidP="006C0A9C">
      <w:pPr>
        <w:ind w:right="3167"/>
        <w:rPr>
          <w:b/>
        </w:rPr>
      </w:pPr>
      <w:r w:rsidRPr="008C1D0B">
        <w:rPr>
          <w:noProof/>
          <w:lang w:val="de-CH" w:eastAsia="de-CH"/>
        </w:rPr>
        <w:drawing>
          <wp:anchor distT="0" distB="0" distL="114300" distR="114300" simplePos="0" relativeHeight="251649019" behindDoc="0" locked="0" layoutInCell="1" allowOverlap="1" wp14:anchorId="2C43A1D1" wp14:editId="39A39D14">
            <wp:simplePos x="0" y="0"/>
            <wp:positionH relativeFrom="column">
              <wp:posOffset>4310380</wp:posOffset>
            </wp:positionH>
            <wp:positionV relativeFrom="paragraph">
              <wp:posOffset>701027</wp:posOffset>
            </wp:positionV>
            <wp:extent cx="2124075" cy="6848473"/>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124075" cy="6848473"/>
                    </a:xfrm>
                    <a:prstGeom prst="rect">
                      <a:avLst/>
                    </a:prstGeom>
                  </pic:spPr>
                </pic:pic>
              </a:graphicData>
            </a:graphic>
            <wp14:sizeRelH relativeFrom="page">
              <wp14:pctWidth>0</wp14:pctWidth>
            </wp14:sizeRelH>
            <wp14:sizeRelV relativeFrom="page">
              <wp14:pctHeight>0</wp14:pctHeight>
            </wp14:sizeRelV>
          </wp:anchor>
        </w:drawing>
      </w:r>
      <w:r w:rsidR="00980116">
        <w:t>The plugin contains two tabs. One with all settings related to the cutter device, and one with the layer tool assignment.</w:t>
      </w:r>
      <w:r w:rsidR="00594618">
        <w:br/>
      </w:r>
      <w:r w:rsidR="00980116">
        <w:br/>
      </w:r>
      <w:r w:rsidR="00980116" w:rsidRPr="00594618">
        <w:rPr>
          <w:b/>
        </w:rPr>
        <w:t>Cutter Tab:</w:t>
      </w:r>
    </w:p>
    <w:p w:rsidR="002B4CFC" w:rsidRPr="005866C0" w:rsidRDefault="008C1D0B" w:rsidP="008C1D0B">
      <w:pPr>
        <w:pStyle w:val="ListParagraph"/>
        <w:numPr>
          <w:ilvl w:val="0"/>
          <w:numId w:val="8"/>
        </w:numPr>
        <w:ind w:left="0" w:right="3167"/>
      </w:pPr>
      <w:r>
        <w:rPr>
          <w:noProof/>
          <w:lang w:val="de-CH" w:eastAsia="de-CH"/>
        </w:rPr>
        <mc:AlternateContent>
          <mc:Choice Requires="wps">
            <w:drawing>
              <wp:anchor distT="0" distB="0" distL="114300" distR="114300" simplePos="0" relativeHeight="251707392" behindDoc="0" locked="0" layoutInCell="1" allowOverlap="1" wp14:anchorId="54CDCD0D" wp14:editId="76403BD1">
                <wp:simplePos x="0" y="0"/>
                <wp:positionH relativeFrom="column">
                  <wp:posOffset>5906135</wp:posOffset>
                </wp:positionH>
                <wp:positionV relativeFrom="paragraph">
                  <wp:posOffset>826135</wp:posOffset>
                </wp:positionV>
                <wp:extent cx="179705" cy="179705"/>
                <wp:effectExtent l="0" t="0" r="10795" b="10795"/>
                <wp:wrapNone/>
                <wp:docPr id="10" name="Oval 10"/>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F8F8F8">
                            <a:alpha val="58824"/>
                          </a:srgbClr>
                        </a:solidFill>
                        <a:ln w="9525">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E60440" w:rsidRDefault="00962DD1" w:rsidP="00983FC9">
                            <w:pPr>
                              <w:jc w:val="center"/>
                              <w:rPr>
                                <w:b/>
                                <w:sz w:val="16"/>
                                <w:szCs w:val="16"/>
                              </w:rPr>
                            </w:pPr>
                            <w:r w:rsidRPr="00E60440">
                              <w:rPr>
                                <w:b/>
                                <w:sz w:val="16"/>
                                <w:szCs w:val="16"/>
                              </w:rPr>
                              <w:t>3</w:t>
                            </w:r>
                          </w:p>
                        </w:txbxContent>
                      </wps:txbx>
                      <wps:bodyPr rot="0" spcFirstLastPara="0" vertOverflow="overflow" horzOverflow="overflow" vert="horz" wrap="square" lIns="0" tIns="7200" rIns="0" bIns="0" numCol="1" spcCol="0" rtlCol="0" fromWordArt="0" anchor="b" anchorCtr="0" forceAA="0" compatLnSpc="1">
                        <a:prstTxWarp prst="textNoShape">
                          <a:avLst/>
                        </a:prstTxWarp>
                        <a:noAutofit/>
                      </wps:bodyPr>
                    </wps:wsp>
                  </a:graphicData>
                </a:graphic>
              </wp:anchor>
            </w:drawing>
          </mc:Choice>
          <mc:Fallback>
            <w:pict>
              <v:oval id="Oval 10" o:spid="_x0000_s1032" style="position:absolute;left:0;text-align:left;margin-left:465.05pt;margin-top:65.05pt;width:14.15pt;height:14.15pt;z-index:25170739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" fillcolor="#f8f8f8" strokecolor="red">
                <v:fill opacity="38550f"/>
                <v:textbox inset="0,.2mm,0,0">
                  <w:txbxContent>
                    <w:p w:rsidR="00962DD1" w:rsidRPr="00E60440" w:rsidRDefault="00962DD1" w:rsidP="00983FC9">
                      <w:pPr>
                        <w:jc w:val="center"/>
                        <w:rPr>
                          <w:b/>
                          <w:sz w:val="16"/>
                          <w:szCs w:val="16"/>
                        </w:rPr>
                      </w:pPr>
                      <w:r w:rsidRPr="00E60440">
                        <w:rPr>
                          <w:b/>
                          <w:sz w:val="16"/>
                          <w:szCs w:val="16"/>
                        </w:rPr>
                        <w:t>3</w:t>
                      </w:r>
                    </w:p>
                  </w:txbxContent>
                </v:textbox>
              </v:oval>
            </w:pict>
          </mc:Fallback>
        </mc:AlternateContent>
      </w:r>
      <w:r>
        <w:rPr>
          <w:noProof/>
          <w:lang w:val="de-CH" w:eastAsia="de-CH"/>
        </w:rPr>
        <mc:AlternateContent>
          <mc:Choice Requires="wps">
            <w:drawing>
              <wp:anchor distT="0" distB="0" distL="114300" distR="114300" simplePos="0" relativeHeight="251706368" behindDoc="0" locked="0" layoutInCell="1" allowOverlap="1" wp14:anchorId="1943C7CD" wp14:editId="5854B526">
                <wp:simplePos x="0" y="0"/>
                <wp:positionH relativeFrom="column">
                  <wp:posOffset>5906135</wp:posOffset>
                </wp:positionH>
                <wp:positionV relativeFrom="paragraph">
                  <wp:posOffset>574675</wp:posOffset>
                </wp:positionV>
                <wp:extent cx="179705" cy="179705"/>
                <wp:effectExtent l="0" t="0" r="10795" b="10795"/>
                <wp:wrapNone/>
                <wp:docPr id="9" name="Oval 9"/>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F8F8F8">
                            <a:alpha val="58824"/>
                          </a:srgbClr>
                        </a:solidFill>
                        <a:ln w="9525">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E60440" w:rsidRDefault="00962DD1" w:rsidP="00983FC9">
                            <w:pPr>
                              <w:jc w:val="center"/>
                              <w:rPr>
                                <w:b/>
                                <w:sz w:val="16"/>
                                <w:szCs w:val="16"/>
                              </w:rPr>
                            </w:pPr>
                            <w:r w:rsidRPr="00E60440">
                              <w:rPr>
                                <w:b/>
                                <w:sz w:val="16"/>
                                <w:szCs w:val="16"/>
                              </w:rPr>
                              <w:t>2</w:t>
                            </w:r>
                          </w:p>
                        </w:txbxContent>
                      </wps:txbx>
                      <wps:bodyPr rot="0" spcFirstLastPara="0" vertOverflow="overflow" horzOverflow="overflow" vert="horz" wrap="square" lIns="0" tIns="7200" rIns="0" bIns="0" numCol="1" spcCol="0" rtlCol="0" fromWordArt="0" anchor="b" anchorCtr="0" forceAA="0" compatLnSpc="1">
                        <a:prstTxWarp prst="textNoShape">
                          <a:avLst/>
                        </a:prstTxWarp>
                        <a:noAutofit/>
                      </wps:bodyPr>
                    </wps:wsp>
                  </a:graphicData>
                </a:graphic>
              </wp:anchor>
            </w:drawing>
          </mc:Choice>
          <mc:Fallback>
            <w:pict>
              <v:oval id="Oval 9" o:spid="_x0000_s1033" style="position:absolute;left:0;text-align:left;margin-left:465.05pt;margin-top:45.25pt;width:14.15pt;height:14.15pt;z-index:2517063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" fillcolor="#f8f8f8" strokecolor="red">
                <v:fill opacity="38550f"/>
                <v:textbox inset="0,.2mm,0,0">
                  <w:txbxContent>
                    <w:p w:rsidR="00962DD1" w:rsidRPr="00E60440" w:rsidRDefault="00962DD1" w:rsidP="00983FC9">
                      <w:pPr>
                        <w:jc w:val="center"/>
                        <w:rPr>
                          <w:b/>
                          <w:sz w:val="16"/>
                          <w:szCs w:val="16"/>
                        </w:rPr>
                      </w:pPr>
                      <w:r w:rsidRPr="00E60440">
                        <w:rPr>
                          <w:b/>
                          <w:sz w:val="16"/>
                          <w:szCs w:val="16"/>
                        </w:rPr>
                        <w:t>2</w:t>
                      </w:r>
                    </w:p>
                  </w:txbxContent>
                </v:textbox>
              </v:oval>
            </w:pict>
          </mc:Fallback>
        </mc:AlternateContent>
      </w:r>
      <w:r>
        <w:rPr>
          <w:noProof/>
          <w:lang w:val="de-CH" w:eastAsia="de-CH"/>
        </w:rPr>
        <mc:AlternateContent>
          <mc:Choice Requires="wps">
            <w:drawing>
              <wp:anchor distT="0" distB="0" distL="114300" distR="114300" simplePos="0" relativeHeight="251705344" behindDoc="0" locked="0" layoutInCell="1" allowOverlap="1" wp14:anchorId="44B65D0E" wp14:editId="231CAB4B">
                <wp:simplePos x="0" y="0"/>
                <wp:positionH relativeFrom="column">
                  <wp:posOffset>5906135</wp:posOffset>
                </wp:positionH>
                <wp:positionV relativeFrom="paragraph">
                  <wp:posOffset>314960</wp:posOffset>
                </wp:positionV>
                <wp:extent cx="179705" cy="179705"/>
                <wp:effectExtent l="0" t="0" r="10795" b="10795"/>
                <wp:wrapNone/>
                <wp:docPr id="8" name="Oval 8"/>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F8F8F8">
                            <a:alpha val="58824"/>
                          </a:srgbClr>
                        </a:solidFill>
                        <a:ln w="9525">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E60440" w:rsidRDefault="00962DD1" w:rsidP="00983FC9">
                            <w:pPr>
                              <w:jc w:val="center"/>
                              <w:rPr>
                                <w:b/>
                                <w:sz w:val="16"/>
                                <w:szCs w:val="16"/>
                              </w:rPr>
                            </w:pPr>
                            <w:r w:rsidRPr="00E60440">
                              <w:rPr>
                                <w:b/>
                                <w:sz w:val="16"/>
                                <w:szCs w:val="16"/>
                              </w:rPr>
                              <w:t>1</w:t>
                            </w:r>
                          </w:p>
                        </w:txbxContent>
                      </wps:txbx>
                      <wps:bodyPr rot="0" spcFirstLastPara="0" vertOverflow="overflow" horzOverflow="overflow" vert="horz" wrap="square" lIns="0" tIns="7200" rIns="0" bIns="0" numCol="1" spcCol="0" rtlCol="0" fromWordArt="0" anchor="b" anchorCtr="0" forceAA="0" compatLnSpc="1">
                        <a:prstTxWarp prst="textNoShape">
                          <a:avLst/>
                        </a:prstTxWarp>
                        <a:noAutofit/>
                      </wps:bodyPr>
                    </wps:wsp>
                  </a:graphicData>
                </a:graphic>
              </wp:anchor>
            </w:drawing>
          </mc:Choice>
          <mc:Fallback>
            <w:pict>
              <v:oval id="Oval 8" o:spid="_x0000_s1034" style="position:absolute;left:0;text-align:left;margin-left:465.05pt;margin-top:24.8pt;width:14.15pt;height:14.15pt;z-index:25170534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" fillcolor="#f8f8f8" strokecolor="red">
                <v:fill opacity="38550f"/>
                <v:textbox inset="0,.2mm,0,0">
                  <w:txbxContent>
                    <w:p w:rsidR="00962DD1" w:rsidRPr="00E60440" w:rsidRDefault="00962DD1" w:rsidP="00983FC9">
                      <w:pPr>
                        <w:jc w:val="center"/>
                        <w:rPr>
                          <w:b/>
                          <w:sz w:val="16"/>
                          <w:szCs w:val="16"/>
                        </w:rPr>
                      </w:pPr>
                      <w:r w:rsidRPr="00E60440">
                        <w:rPr>
                          <w:b/>
                          <w:sz w:val="16"/>
                          <w:szCs w:val="16"/>
                        </w:rPr>
                        <w:t>1</w:t>
                      </w:r>
                    </w:p>
                  </w:txbxContent>
                </v:textbox>
              </v:oval>
            </w:pict>
          </mc:Fallback>
        </mc:AlternateContent>
      </w:r>
      <w:r w:rsidR="00980116">
        <w:t xml:space="preserve">With the “Source” </w:t>
      </w:r>
      <w:r>
        <w:t>list</w:t>
      </w:r>
      <w:r w:rsidR="00980116">
        <w:t xml:space="preserve"> you </w:t>
      </w:r>
      <w:r>
        <w:t xml:space="preserve">can select </w:t>
      </w:r>
      <w:r w:rsidR="000E0ED3">
        <w:t>from where your geometries come</w:t>
      </w:r>
      <w:r w:rsidR="00980116">
        <w:t xml:space="preserve"> that you want to cut. It can be the current drawing or a </w:t>
      </w:r>
      <w:r w:rsidR="00980116" w:rsidRPr="00980116">
        <w:t xml:space="preserve">previously </w:t>
      </w:r>
      <w:r w:rsidR="00980116">
        <w:t xml:space="preserve">prepared plt-file. In the last case an “Open file” dialog appears to </w:t>
      </w:r>
      <w:r w:rsidR="00983FC9">
        <w:t>select</w:t>
      </w:r>
      <w:r w:rsidR="00980116">
        <w:t xml:space="preserve"> a plt-file.</w:t>
      </w:r>
      <w:r>
        <w:br/>
      </w:r>
    </w:p>
    <w:p w:rsidR="002B4CFC" w:rsidRPr="005866C0" w:rsidRDefault="00980116" w:rsidP="006C0A9C">
      <w:pPr>
        <w:pStyle w:val="ListParagraph"/>
        <w:numPr>
          <w:ilvl w:val="0"/>
          <w:numId w:val="8"/>
        </w:numPr>
        <w:ind w:left="0" w:right="3167"/>
      </w:pPr>
      <w:r>
        <w:t>If you cut from the current drawing, you have to decide</w:t>
      </w:r>
      <w:r w:rsidR="00983FC9">
        <w:t>,</w:t>
      </w:r>
      <w:r>
        <w:t xml:space="preserve"> on which cutter </w:t>
      </w:r>
      <w:r w:rsidR="00983FC9">
        <w:t>you</w:t>
      </w:r>
      <w:r>
        <w:t xml:space="preserve"> want to cut. </w:t>
      </w:r>
      <w:r w:rsidR="006900A7" w:rsidRPr="005866C0">
        <w:t xml:space="preserve">You </w:t>
      </w:r>
      <w:r w:rsidR="006D6A9A" w:rsidRPr="005866C0">
        <w:t xml:space="preserve">can </w:t>
      </w:r>
      <w:r w:rsidR="000E0ED3">
        <w:t>choose</w:t>
      </w:r>
      <w:r w:rsidR="006900A7" w:rsidRPr="005866C0">
        <w:t xml:space="preserve"> between “Zünd MS-1200 Cutter” </w:t>
      </w:r>
      <w:r w:rsidR="00F41A41" w:rsidRPr="005866C0">
        <w:t>and</w:t>
      </w:r>
      <w:r w:rsidR="00914EC1">
        <w:t xml:space="preserve"> the “Eurolaser 800”. </w:t>
      </w:r>
      <w:r w:rsidR="000E0ED3">
        <w:t>Once</w:t>
      </w:r>
      <w:r w:rsidR="00914EC1">
        <w:t xml:space="preserve"> you loaded a plt file, you can’t change the device anymore.</w:t>
      </w:r>
      <w:r w:rsidR="008C1D0B">
        <w:br/>
      </w:r>
    </w:p>
    <w:p w:rsidR="002B4CFC" w:rsidRDefault="00594618" w:rsidP="006C0A9C">
      <w:pPr>
        <w:pStyle w:val="ListParagraph"/>
        <w:numPr>
          <w:ilvl w:val="0"/>
          <w:numId w:val="8"/>
        </w:numPr>
        <w:ind w:left="0" w:right="3167"/>
      </w:pPr>
      <w:r>
        <w:rPr>
          <w:noProof/>
          <w:lang w:val="de-CH" w:eastAsia="de-CH"/>
        </w:rPr>
        <mc:AlternateContent>
          <mc:Choice Requires="wps">
            <w:drawing>
              <wp:anchor distT="0" distB="0" distL="114300" distR="114300" simplePos="0" relativeHeight="251708416" behindDoc="0" locked="0" layoutInCell="1" allowOverlap="1" wp14:anchorId="1DE4217B" wp14:editId="53E53F3A">
                <wp:simplePos x="0" y="0"/>
                <wp:positionH relativeFrom="column">
                  <wp:posOffset>5409565</wp:posOffset>
                </wp:positionH>
                <wp:positionV relativeFrom="paragraph">
                  <wp:posOffset>165100</wp:posOffset>
                </wp:positionV>
                <wp:extent cx="179705" cy="179705"/>
                <wp:effectExtent l="0" t="0" r="10795" b="10795"/>
                <wp:wrapNone/>
                <wp:docPr id="11" name="Oval 11"/>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F8F8F8">
                            <a:alpha val="58824"/>
                          </a:srgbClr>
                        </a:solidFill>
                        <a:ln w="9525">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E60440" w:rsidRDefault="00962DD1" w:rsidP="00983FC9">
                            <w:pPr>
                              <w:jc w:val="center"/>
                              <w:rPr>
                                <w:b/>
                                <w:sz w:val="16"/>
                                <w:szCs w:val="16"/>
                              </w:rPr>
                            </w:pPr>
                            <w:r w:rsidRPr="00E60440">
                              <w:rPr>
                                <w:b/>
                                <w:sz w:val="16"/>
                                <w:szCs w:val="16"/>
                              </w:rPr>
                              <w:t>4</w:t>
                            </w:r>
                          </w:p>
                        </w:txbxContent>
                      </wps:txbx>
                      <wps:bodyPr rot="0" spcFirstLastPara="0" vertOverflow="overflow" horzOverflow="overflow" vert="horz" wrap="square" lIns="0" tIns="7200" rIns="0" bIns="0" numCol="1" spcCol="0" rtlCol="0" fromWordArt="0" anchor="b" anchorCtr="0" forceAA="0" compatLnSpc="1">
                        <a:prstTxWarp prst="textNoShape">
                          <a:avLst/>
                        </a:prstTxWarp>
                        <a:noAutofit/>
                      </wps:bodyPr>
                    </wps:wsp>
                  </a:graphicData>
                </a:graphic>
              </wp:anchor>
            </w:drawing>
          </mc:Choice>
          <mc:Fallback>
            <w:pict>
              <v:oval id="Oval 11" o:spid="_x0000_s1035" style="position:absolute;left:0;text-align:left;margin-left:425.95pt;margin-top:13pt;width:14.15pt;height:14.15pt;z-index:25170841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" fillcolor="#f8f8f8" strokecolor="red">
                <v:fill opacity="38550f"/>
                <v:textbox inset="0,.2mm,0,0">
                  <w:txbxContent>
                    <w:p w:rsidR="00962DD1" w:rsidRPr="00E60440" w:rsidRDefault="00962DD1" w:rsidP="00983FC9">
                      <w:pPr>
                        <w:jc w:val="center"/>
                        <w:rPr>
                          <w:b/>
                          <w:sz w:val="16"/>
                          <w:szCs w:val="16"/>
                        </w:rPr>
                      </w:pPr>
                      <w:r w:rsidRPr="00E60440">
                        <w:rPr>
                          <w:b/>
                          <w:sz w:val="16"/>
                          <w:szCs w:val="16"/>
                        </w:rPr>
                        <w:t>4</w:t>
                      </w:r>
                    </w:p>
                  </w:txbxContent>
                </v:textbox>
              </v:oval>
            </w:pict>
          </mc:Fallback>
        </mc:AlternateContent>
      </w:r>
      <w:r w:rsidR="00983FC9">
        <w:t xml:space="preserve">From the Material list you can </w:t>
      </w:r>
      <w:r w:rsidR="000E0ED3">
        <w:t>select some predefined material</w:t>
      </w:r>
      <w:r w:rsidR="00983FC9">
        <w:t xml:space="preserve"> settings. These values are well approved</w:t>
      </w:r>
      <w:r w:rsidR="00F41A41" w:rsidRPr="005866C0">
        <w:t>, but you can change this of course.</w:t>
      </w:r>
      <w:r w:rsidR="008C1D0B">
        <w:br/>
      </w:r>
    </w:p>
    <w:p w:rsidR="00983FC9" w:rsidRPr="005866C0" w:rsidRDefault="00983FC9" w:rsidP="006C0A9C">
      <w:pPr>
        <w:pStyle w:val="ListParagraph"/>
        <w:numPr>
          <w:ilvl w:val="0"/>
          <w:numId w:val="8"/>
        </w:numPr>
        <w:ind w:left="0" w:right="3167"/>
      </w:pPr>
      <w:r>
        <w:t xml:space="preserve">In the </w:t>
      </w:r>
      <w:r w:rsidR="00C1208B">
        <w:t>“T</w:t>
      </w:r>
      <w:r>
        <w:t>ools</w:t>
      </w:r>
      <w:r w:rsidR="00C1208B">
        <w:t>”</w:t>
      </w:r>
      <w:r>
        <w:t xml:space="preserve"> area you can change several tool settings like cutting speed, travel height</w:t>
      </w:r>
      <w:ins w:id="49" w:author="Holger Rasch" w:date="2014-07-02T11:10:00Z">
        <w:r w:rsidR="009B77D8">
          <w:t xml:space="preserve"> </w:t>
        </w:r>
      </w:ins>
      <w:del w:id="50" w:author="Holger Rasch" w:date="2014-07-02T11:09:00Z">
        <w:r w:rsidDel="009B77D8">
          <w:delText xml:space="preserve"> </w:delText>
        </w:r>
      </w:del>
      <w:r>
        <w:t>and also the tool to cut a bounding box.</w:t>
      </w:r>
      <w:ins w:id="51" w:author="Holger Rasch" w:date="2014-07-02T11:10:00Z">
        <w:r w:rsidR="009B77D8">
          <w:t xml:space="preserve"> This setting depending on the device of course.</w:t>
        </w:r>
      </w:ins>
      <w:r w:rsidR="008C1D0B">
        <w:br/>
      </w:r>
    </w:p>
    <w:p w:rsidR="00914EC1" w:rsidRDefault="008C1D0B" w:rsidP="006C0A9C">
      <w:pPr>
        <w:pStyle w:val="ListParagraph"/>
        <w:numPr>
          <w:ilvl w:val="0"/>
          <w:numId w:val="8"/>
        </w:numPr>
        <w:ind w:left="0" w:right="3167"/>
      </w:pPr>
      <w:r>
        <w:rPr>
          <w:noProof/>
          <w:lang w:val="de-CH" w:eastAsia="de-CH"/>
        </w:rPr>
        <mc:AlternateContent>
          <mc:Choice Requires="wps">
            <w:drawing>
              <wp:anchor distT="0" distB="0" distL="114300" distR="114300" simplePos="0" relativeHeight="251711488" behindDoc="0" locked="0" layoutInCell="1" allowOverlap="1" wp14:anchorId="1CB78238" wp14:editId="470B5245">
                <wp:simplePos x="0" y="0"/>
                <wp:positionH relativeFrom="column">
                  <wp:posOffset>5873115</wp:posOffset>
                </wp:positionH>
                <wp:positionV relativeFrom="paragraph">
                  <wp:posOffset>840105</wp:posOffset>
                </wp:positionV>
                <wp:extent cx="179705" cy="179705"/>
                <wp:effectExtent l="0" t="0" r="10795" b="10795"/>
                <wp:wrapNone/>
                <wp:docPr id="14" name="Oval 1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F8F8F8">
                            <a:alpha val="58824"/>
                          </a:srgbClr>
                        </a:solidFill>
                        <a:ln w="9525">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E60440" w:rsidRDefault="00962DD1" w:rsidP="00983FC9">
                            <w:pPr>
                              <w:jc w:val="center"/>
                              <w:rPr>
                                <w:b/>
                                <w:sz w:val="16"/>
                                <w:szCs w:val="16"/>
                              </w:rPr>
                            </w:pPr>
                            <w:r w:rsidRPr="00E60440">
                              <w:rPr>
                                <w:b/>
                                <w:sz w:val="16"/>
                                <w:szCs w:val="16"/>
                              </w:rPr>
                              <w:t>7</w:t>
                            </w:r>
                          </w:p>
                        </w:txbxContent>
                      </wps:txbx>
                      <wps:bodyPr rot="0" spcFirstLastPara="0" vertOverflow="overflow" horzOverflow="overflow" vert="horz" wrap="square" lIns="0" tIns="7200" rIns="0" bIns="0" numCol="1" spcCol="0" rtlCol="0" fromWordArt="0" anchor="b" anchorCtr="0" forceAA="0" compatLnSpc="1">
                        <a:prstTxWarp prst="textNoShape">
                          <a:avLst/>
                        </a:prstTxWarp>
                        <a:noAutofit/>
                      </wps:bodyPr>
                    </wps:wsp>
                  </a:graphicData>
                </a:graphic>
              </wp:anchor>
            </w:drawing>
          </mc:Choice>
          <mc:Fallback>
            <w:pict>
              <v:oval id="Oval 14" o:spid="_x0000_s1036" style="position:absolute;left:0;text-align:left;margin-left:462.45pt;margin-top:66.15pt;width:14.15pt;height:14.15pt;z-index:25171148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" fillcolor="#f8f8f8" strokecolor="red">
                <v:fill opacity="38550f"/>
                <v:textbox inset="0,.2mm,0,0">
                  <w:txbxContent>
                    <w:p w:rsidR="00962DD1" w:rsidRPr="00E60440" w:rsidRDefault="00962DD1" w:rsidP="00983FC9">
                      <w:pPr>
                        <w:jc w:val="center"/>
                        <w:rPr>
                          <w:b/>
                          <w:sz w:val="16"/>
                          <w:szCs w:val="16"/>
                        </w:rPr>
                      </w:pPr>
                      <w:r w:rsidRPr="00E60440">
                        <w:rPr>
                          <w:b/>
                          <w:sz w:val="16"/>
                          <w:szCs w:val="16"/>
                        </w:rPr>
                        <w:t>7</w:t>
                      </w:r>
                    </w:p>
                  </w:txbxContent>
                </v:textbox>
              </v:oval>
            </w:pict>
          </mc:Fallback>
        </mc:AlternateContent>
      </w:r>
      <w:r>
        <w:rPr>
          <w:noProof/>
          <w:lang w:val="de-CH" w:eastAsia="de-CH"/>
        </w:rPr>
        <mc:AlternateContent>
          <mc:Choice Requires="wps">
            <w:drawing>
              <wp:anchor distT="0" distB="0" distL="114300" distR="114300" simplePos="0" relativeHeight="251713536" behindDoc="0" locked="0" layoutInCell="1" allowOverlap="1" wp14:anchorId="185FF630" wp14:editId="3474501A">
                <wp:simplePos x="0" y="0"/>
                <wp:positionH relativeFrom="column">
                  <wp:posOffset>5873115</wp:posOffset>
                </wp:positionH>
                <wp:positionV relativeFrom="paragraph">
                  <wp:posOffset>1112520</wp:posOffset>
                </wp:positionV>
                <wp:extent cx="179705" cy="179705"/>
                <wp:effectExtent l="0" t="0" r="10795" b="10795"/>
                <wp:wrapNone/>
                <wp:docPr id="21" name="Oval 21"/>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F8F8F8">
                            <a:alpha val="58824"/>
                          </a:srgbClr>
                        </a:solidFill>
                        <a:ln w="9525">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E60440" w:rsidRDefault="00962DD1" w:rsidP="00983FC9">
                            <w:pPr>
                              <w:jc w:val="center"/>
                              <w:rPr>
                                <w:b/>
                                <w:sz w:val="16"/>
                                <w:szCs w:val="16"/>
                              </w:rPr>
                            </w:pPr>
                            <w:r>
                              <w:rPr>
                                <w:b/>
                                <w:sz w:val="16"/>
                                <w:szCs w:val="16"/>
                              </w:rPr>
                              <w:t>9</w:t>
                            </w:r>
                          </w:p>
                        </w:txbxContent>
                      </wps:txbx>
                      <wps:bodyPr rot="0" spcFirstLastPara="0" vertOverflow="overflow" horzOverflow="overflow" vert="horz" wrap="square" lIns="0" tIns="7200" rIns="0" bIns="0" numCol="1" spcCol="0" rtlCol="0" fromWordArt="0" anchor="b" anchorCtr="0" forceAA="0" compatLnSpc="1">
                        <a:prstTxWarp prst="textNoShape">
                          <a:avLst/>
                        </a:prstTxWarp>
                        <a:noAutofit/>
                      </wps:bodyPr>
                    </wps:wsp>
                  </a:graphicData>
                </a:graphic>
              </wp:anchor>
            </w:drawing>
          </mc:Choice>
          <mc:Fallback>
            <w:pict>
              <v:oval id="Oval 21" o:spid="_x0000_s1037" style="position:absolute;left:0;text-align:left;margin-left:462.45pt;margin-top:87.6pt;width:14.15pt;height:14.15pt;z-index:25171353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" fillcolor="#f8f8f8" strokecolor="red">
                <v:fill opacity="38550f"/>
                <v:textbox inset="0,.2mm,0,0">
                  <w:txbxContent>
                    <w:p w:rsidR="00962DD1" w:rsidRPr="00E60440" w:rsidRDefault="00962DD1" w:rsidP="00983FC9">
                      <w:pPr>
                        <w:jc w:val="center"/>
                        <w:rPr>
                          <w:b/>
                          <w:sz w:val="16"/>
                          <w:szCs w:val="16"/>
                        </w:rPr>
                      </w:pPr>
                      <w:r>
                        <w:rPr>
                          <w:b/>
                          <w:sz w:val="16"/>
                          <w:szCs w:val="16"/>
                        </w:rPr>
                        <w:t>9</w:t>
                      </w:r>
                    </w:p>
                  </w:txbxContent>
                </v:textbox>
              </v:oval>
            </w:pict>
          </mc:Fallback>
        </mc:AlternateContent>
      </w:r>
      <w:r>
        <w:rPr>
          <w:noProof/>
          <w:lang w:val="de-CH" w:eastAsia="de-CH"/>
        </w:rPr>
        <mc:AlternateContent>
          <mc:Choice Requires="wps">
            <w:drawing>
              <wp:anchor distT="0" distB="0" distL="114300" distR="114300" simplePos="0" relativeHeight="251712512" behindDoc="0" locked="0" layoutInCell="1" allowOverlap="1" wp14:anchorId="6D31C5EA" wp14:editId="2982A55C">
                <wp:simplePos x="0" y="0"/>
                <wp:positionH relativeFrom="column">
                  <wp:posOffset>5873115</wp:posOffset>
                </wp:positionH>
                <wp:positionV relativeFrom="paragraph">
                  <wp:posOffset>1391285</wp:posOffset>
                </wp:positionV>
                <wp:extent cx="179705" cy="179705"/>
                <wp:effectExtent l="0" t="0" r="10795" b="10795"/>
                <wp:wrapNone/>
                <wp:docPr id="20" name="Oval 20"/>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F8F8F8">
                            <a:alpha val="58824"/>
                          </a:srgbClr>
                        </a:solidFill>
                        <a:ln w="9525">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E60440" w:rsidRDefault="00962DD1" w:rsidP="00983FC9">
                            <w:pPr>
                              <w:jc w:val="center"/>
                              <w:rPr>
                                <w:b/>
                                <w:sz w:val="16"/>
                                <w:szCs w:val="16"/>
                              </w:rPr>
                            </w:pPr>
                            <w:r>
                              <w:rPr>
                                <w:b/>
                                <w:sz w:val="16"/>
                                <w:szCs w:val="16"/>
                              </w:rPr>
                              <w:t>8</w:t>
                            </w:r>
                          </w:p>
                        </w:txbxContent>
                      </wps:txbx>
                      <wps:bodyPr rot="0" spcFirstLastPara="0" vertOverflow="overflow" horzOverflow="overflow" vert="horz" wrap="square" lIns="0" tIns="7200" rIns="0" bIns="0" numCol="1" spcCol="0" rtlCol="0" fromWordArt="0" anchor="b" anchorCtr="0" forceAA="0" compatLnSpc="1">
                        <a:prstTxWarp prst="textNoShape">
                          <a:avLst/>
                        </a:prstTxWarp>
                        <a:noAutofit/>
                      </wps:bodyPr>
                    </wps:wsp>
                  </a:graphicData>
                </a:graphic>
              </wp:anchor>
            </w:drawing>
          </mc:Choice>
          <mc:Fallback>
            <w:pict>
              <v:oval id="Oval 20" o:spid="_x0000_s1038" style="position:absolute;left:0;text-align:left;margin-left:462.45pt;margin-top:109.55pt;width:14.15pt;height:14.15pt;z-index:2517125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" fillcolor="#f8f8f8" strokecolor="red">
                <v:fill opacity="38550f"/>
                <v:textbox inset="0,.2mm,0,0">
                  <w:txbxContent>
                    <w:p w:rsidR="00962DD1" w:rsidRPr="00E60440" w:rsidRDefault="00962DD1" w:rsidP="00983FC9">
                      <w:pPr>
                        <w:jc w:val="center"/>
                        <w:rPr>
                          <w:b/>
                          <w:sz w:val="16"/>
                          <w:szCs w:val="16"/>
                        </w:rPr>
                      </w:pPr>
                      <w:r>
                        <w:rPr>
                          <w:b/>
                          <w:sz w:val="16"/>
                          <w:szCs w:val="16"/>
                        </w:rPr>
                        <w:t>8</w:t>
                      </w:r>
                    </w:p>
                  </w:txbxContent>
                </v:textbox>
              </v:oval>
            </w:pict>
          </mc:Fallback>
        </mc:AlternateContent>
      </w:r>
      <w:r>
        <w:rPr>
          <w:noProof/>
          <w:lang w:val="de-CH" w:eastAsia="de-CH"/>
        </w:rPr>
        <mc:AlternateContent>
          <mc:Choice Requires="wps">
            <w:drawing>
              <wp:anchor distT="0" distB="0" distL="114300" distR="114300" simplePos="0" relativeHeight="251710464" behindDoc="0" locked="0" layoutInCell="1" allowOverlap="1" wp14:anchorId="140E7DEF" wp14:editId="0B02068E">
                <wp:simplePos x="0" y="0"/>
                <wp:positionH relativeFrom="column">
                  <wp:posOffset>4276090</wp:posOffset>
                </wp:positionH>
                <wp:positionV relativeFrom="paragraph">
                  <wp:posOffset>589915</wp:posOffset>
                </wp:positionV>
                <wp:extent cx="179705" cy="179705"/>
                <wp:effectExtent l="0" t="0" r="10795" b="10795"/>
                <wp:wrapNone/>
                <wp:docPr id="13" name="Oval 13"/>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F8F8F8">
                            <a:alpha val="58824"/>
                          </a:srgbClr>
                        </a:solidFill>
                        <a:ln w="9525">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E60440" w:rsidRDefault="00962DD1" w:rsidP="00983FC9">
                            <w:pPr>
                              <w:jc w:val="center"/>
                              <w:rPr>
                                <w:b/>
                                <w:sz w:val="16"/>
                                <w:szCs w:val="16"/>
                              </w:rPr>
                            </w:pPr>
                            <w:r w:rsidRPr="00E60440">
                              <w:rPr>
                                <w:b/>
                                <w:sz w:val="16"/>
                                <w:szCs w:val="16"/>
                              </w:rPr>
                              <w:t>6</w:t>
                            </w:r>
                          </w:p>
                        </w:txbxContent>
                      </wps:txbx>
                      <wps:bodyPr rot="0" spcFirstLastPara="0" vertOverflow="overflow" horzOverflow="overflow" vert="horz" wrap="square" lIns="0" tIns="7200" rIns="0" bIns="0" numCol="1" spcCol="0" rtlCol="0" fromWordArt="0" anchor="b" anchorCtr="0" forceAA="0" compatLnSpc="1">
                        <a:prstTxWarp prst="textNoShape">
                          <a:avLst/>
                        </a:prstTxWarp>
                        <a:noAutofit/>
                      </wps:bodyPr>
                    </wps:wsp>
                  </a:graphicData>
                </a:graphic>
              </wp:anchor>
            </w:drawing>
          </mc:Choice>
          <mc:Fallback>
            <w:pict>
              <v:oval id="Oval 13" o:spid="_x0000_s1039" style="position:absolute;left:0;text-align:left;margin-left:336.7pt;margin-top:46.45pt;width:14.15pt;height:14.15pt;z-index:2517104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" fillcolor="#f8f8f8" strokecolor="red">
                <v:fill opacity="38550f"/>
                <v:textbox inset="0,.2mm,0,0">
                  <w:txbxContent>
                    <w:p w:rsidR="00962DD1" w:rsidRPr="00E60440" w:rsidRDefault="00962DD1" w:rsidP="00983FC9">
                      <w:pPr>
                        <w:jc w:val="center"/>
                        <w:rPr>
                          <w:b/>
                          <w:sz w:val="16"/>
                          <w:szCs w:val="16"/>
                        </w:rPr>
                      </w:pPr>
                      <w:r w:rsidRPr="00E60440">
                        <w:rPr>
                          <w:b/>
                          <w:sz w:val="16"/>
                          <w:szCs w:val="16"/>
                        </w:rPr>
                        <w:t>6</w:t>
                      </w:r>
                    </w:p>
                  </w:txbxContent>
                </v:textbox>
              </v:oval>
            </w:pict>
          </mc:Fallback>
        </mc:AlternateContent>
      </w:r>
      <w:r w:rsidR="00594618">
        <w:rPr>
          <w:noProof/>
          <w:lang w:val="de-CH" w:eastAsia="de-CH"/>
        </w:rPr>
        <mc:AlternateContent>
          <mc:Choice Requires="wps">
            <w:drawing>
              <wp:anchor distT="0" distB="0" distL="114300" distR="114300" simplePos="0" relativeHeight="251709440" behindDoc="0" locked="0" layoutInCell="1" allowOverlap="1" wp14:anchorId="67C2290F" wp14:editId="1EAE1C7D">
                <wp:simplePos x="0" y="0"/>
                <wp:positionH relativeFrom="column">
                  <wp:posOffset>4276090</wp:posOffset>
                </wp:positionH>
                <wp:positionV relativeFrom="paragraph">
                  <wp:posOffset>386715</wp:posOffset>
                </wp:positionV>
                <wp:extent cx="179705" cy="179705"/>
                <wp:effectExtent l="0" t="0" r="10795" b="10795"/>
                <wp:wrapNone/>
                <wp:docPr id="12" name="Oval 12"/>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F8F8F8">
                            <a:alpha val="58824"/>
                          </a:srgbClr>
                        </a:solidFill>
                        <a:ln w="9525">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E60440" w:rsidRDefault="00962DD1" w:rsidP="00983FC9">
                            <w:pPr>
                              <w:jc w:val="center"/>
                              <w:rPr>
                                <w:b/>
                                <w:sz w:val="16"/>
                                <w:szCs w:val="16"/>
                              </w:rPr>
                            </w:pPr>
                            <w:r w:rsidRPr="00E60440">
                              <w:rPr>
                                <w:b/>
                                <w:sz w:val="16"/>
                                <w:szCs w:val="16"/>
                              </w:rPr>
                              <w:t>5</w:t>
                            </w:r>
                          </w:p>
                        </w:txbxContent>
                      </wps:txbx>
                      <wps:bodyPr rot="0" spcFirstLastPara="0" vertOverflow="overflow" horzOverflow="overflow" vert="horz" wrap="square" lIns="0" tIns="7200" rIns="0" bIns="0" numCol="1" spcCol="0" rtlCol="0" fromWordArt="0" anchor="b" anchorCtr="0" forceAA="0" compatLnSpc="1">
                        <a:prstTxWarp prst="textNoShape">
                          <a:avLst/>
                        </a:prstTxWarp>
                        <a:noAutofit/>
                      </wps:bodyPr>
                    </wps:wsp>
                  </a:graphicData>
                </a:graphic>
              </wp:anchor>
            </w:drawing>
          </mc:Choice>
          <mc:Fallback>
            <w:pict>
              <v:oval id="Oval 12" o:spid="_x0000_s1040" style="position:absolute;left:0;text-align:left;margin-left:336.7pt;margin-top:30.45pt;width:14.15pt;height:14.15pt;z-index:2517094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" fillcolor="#f8f8f8" strokecolor="red">
                <v:fill opacity="38550f"/>
                <v:textbox inset="0,.2mm,0,0">
                  <w:txbxContent>
                    <w:p w:rsidR="00962DD1" w:rsidRPr="00E60440" w:rsidRDefault="00962DD1" w:rsidP="00983FC9">
                      <w:pPr>
                        <w:jc w:val="center"/>
                        <w:rPr>
                          <w:b/>
                          <w:sz w:val="16"/>
                          <w:szCs w:val="16"/>
                        </w:rPr>
                      </w:pPr>
                      <w:r w:rsidRPr="00E60440">
                        <w:rPr>
                          <w:b/>
                          <w:sz w:val="16"/>
                          <w:szCs w:val="16"/>
                        </w:rPr>
                        <w:t>5</w:t>
                      </w:r>
                    </w:p>
                  </w:txbxContent>
                </v:textbox>
              </v:oval>
            </w:pict>
          </mc:Fallback>
        </mc:AlternateContent>
      </w:r>
      <w:r w:rsidR="00C1208B">
        <w:t xml:space="preserve">With the path </w:t>
      </w:r>
      <w:r w:rsidR="00C1208B" w:rsidRPr="00C1208B">
        <w:rPr>
          <w:lang w:val="en-GB"/>
        </w:rPr>
        <w:t>optimisation</w:t>
      </w:r>
      <w:r w:rsidR="00C1208B">
        <w:t xml:space="preserve"> </w:t>
      </w:r>
      <w:r w:rsidR="005E7A5B">
        <w:t>you can save a lot of cut</w:t>
      </w:r>
      <w:r w:rsidR="000E0ED3">
        <w:t>ting time. The plugin calculate</w:t>
      </w:r>
      <w:r w:rsidR="005E7A5B">
        <w:t xml:space="preserve"> a short path through your geometry without unnecessary empty traveling paths. Unfortunately this procedure is very computationally intensive. With more than 1500 objects th</w:t>
      </w:r>
      <w:r w:rsidR="000E0ED3">
        <w:t>e calculation process will take</w:t>
      </w:r>
      <w:r w:rsidR="005E7A5B">
        <w:t xml:space="preserve"> longer th</w:t>
      </w:r>
      <w:r w:rsidR="000E0ED3">
        <w:t>a</w:t>
      </w:r>
      <w:r w:rsidR="005E7A5B">
        <w:t>n the possibl</w:t>
      </w:r>
      <w:r w:rsidR="000E0ED3">
        <w:t>e time saving</w:t>
      </w:r>
      <w:r w:rsidR="005E7A5B">
        <w:t>. In this case the path optimization will be switch</w:t>
      </w:r>
      <w:r w:rsidR="000E0ED3">
        <w:t>ed</w:t>
      </w:r>
      <w:r w:rsidR="005E7A5B">
        <w:t xml:space="preserve"> of automatically. </w:t>
      </w:r>
      <w:del w:id="52" w:author="Holger Rasch" w:date="2014-07-02T11:11:00Z">
        <w:r w:rsidR="005E7A5B" w:rsidDel="009B77D8">
          <w:delText xml:space="preserve">Because the optimization algorithm can </w:delText>
        </w:r>
        <w:r w:rsidR="00892516" w:rsidDel="009B77D8">
          <w:delText>turn</w:delText>
        </w:r>
        <w:r w:rsidR="005E7A5B" w:rsidDel="009B77D8">
          <w:delText xml:space="preserve"> the cut direction, y</w:delText>
        </w:r>
      </w:del>
      <w:ins w:id="53" w:author="Holger Rasch" w:date="2014-07-02T11:11:00Z">
        <w:r w:rsidR="009B77D8">
          <w:t>Y</w:t>
        </w:r>
      </w:ins>
      <w:r w:rsidR="005E7A5B">
        <w:t>ou have the opportunity to switch</w:t>
      </w:r>
      <w:r w:rsidR="000E0ED3">
        <w:t xml:space="preserve"> it</w:t>
      </w:r>
      <w:r w:rsidR="005E7A5B">
        <w:t xml:space="preserve"> of</w:t>
      </w:r>
      <w:r w:rsidR="000E0ED3">
        <w:t>f</w:t>
      </w:r>
      <w:r w:rsidR="005E7A5B">
        <w:t>.</w:t>
      </w:r>
      <w:r>
        <w:br/>
      </w:r>
    </w:p>
    <w:p w:rsidR="007A11EA" w:rsidRDefault="008C1D0B" w:rsidP="006C0A9C">
      <w:pPr>
        <w:pStyle w:val="ListParagraph"/>
        <w:numPr>
          <w:ilvl w:val="0"/>
          <w:numId w:val="8"/>
        </w:numPr>
        <w:ind w:left="0" w:right="3167"/>
      </w:pPr>
      <w:r>
        <w:rPr>
          <w:noProof/>
          <w:lang w:val="de-CH" w:eastAsia="de-CH"/>
        </w:rPr>
        <mc:AlternateContent>
          <mc:Choice Requires="wps">
            <w:drawing>
              <wp:anchor distT="0" distB="0" distL="114300" distR="114300" simplePos="0" relativeHeight="251716608" behindDoc="0" locked="0" layoutInCell="1" allowOverlap="1" wp14:anchorId="18879A70" wp14:editId="253C88EA">
                <wp:simplePos x="0" y="0"/>
                <wp:positionH relativeFrom="column">
                  <wp:posOffset>5687060</wp:posOffset>
                </wp:positionH>
                <wp:positionV relativeFrom="paragraph">
                  <wp:posOffset>893445</wp:posOffset>
                </wp:positionV>
                <wp:extent cx="179705" cy="179705"/>
                <wp:effectExtent l="0" t="0" r="10795" b="10795"/>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705" cy="179705"/>
                        </a:xfrm>
                        <a:prstGeom prst="ellipse">
                          <a:avLst/>
                        </a:prstGeom>
                        <a:solidFill>
                          <a:srgbClr val="F8F8F8">
                            <a:alpha val="58824"/>
                          </a:srgbClr>
                        </a:solidFill>
                        <a:ln w="9525">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E60440" w:rsidRDefault="00962DD1" w:rsidP="00802786">
                            <w:pPr>
                              <w:spacing w:line="720" w:lineRule="auto"/>
                              <w:rPr>
                                <w:b/>
                                <w:sz w:val="16"/>
                              </w:rPr>
                            </w:pPr>
                            <w:r>
                              <w:rPr>
                                <w:b/>
                                <w:sz w:val="16"/>
                              </w:rPr>
                              <w:t>12</w:t>
                            </w:r>
                          </w:p>
                        </w:txbxContent>
                      </wps:txbx>
                      <wps:bodyPr rot="0" spcFirstLastPara="0" vertOverflow="overflow" horzOverflow="overflow" vert="horz" wrap="square" lIns="0" tIns="7200" rIns="0" bIns="0" numCol="1" spcCol="0" rtlCol="0" fromWordArt="0" anchor="b" anchorCtr="0" forceAA="0" compatLnSpc="1">
                        <a:prstTxWarp prst="textNoShape">
                          <a:avLst/>
                        </a:prstTxWarp>
                        <a:noAutofit/>
                      </wps:bodyPr>
                    </wps:wsp>
                  </a:graphicData>
                </a:graphic>
              </wp:anchor>
            </w:drawing>
          </mc:Choice>
          <mc:Fallback>
            <w:pict>
              <v:oval id="Oval 27" o:spid="_x0000_s1041" style="position:absolute;left:0;text-align:left;margin-left:447.8pt;margin-top:70.35pt;width:14.15pt;height:14.15pt;z-index:2517166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" fillcolor="#f8f8f8" strokecolor="red">
                <v:fill opacity="38550f"/>
                <v:path arrowok="t"/>
                <v:textbox inset="0,.2mm,0,0">
                  <w:txbxContent>
                    <w:p w:rsidR="00962DD1" w:rsidRPr="00E60440" w:rsidRDefault="00962DD1" w:rsidP="00802786">
                      <w:pPr>
                        <w:spacing w:line="720" w:lineRule="auto"/>
                        <w:rPr>
                          <w:b/>
                          <w:sz w:val="16"/>
                        </w:rPr>
                      </w:pPr>
                      <w:r>
                        <w:rPr>
                          <w:b/>
                          <w:sz w:val="16"/>
                        </w:rPr>
                        <w:t>12</w:t>
                      </w:r>
                    </w:p>
                  </w:txbxContent>
                </v:textbox>
              </v:oval>
            </w:pict>
          </mc:Fallback>
        </mc:AlternateContent>
      </w:r>
      <w:r>
        <w:rPr>
          <w:noProof/>
          <w:lang w:val="de-CH" w:eastAsia="de-CH"/>
        </w:rPr>
        <mc:AlternateContent>
          <mc:Choice Requires="wps">
            <w:drawing>
              <wp:anchor distT="0" distB="0" distL="114300" distR="114300" simplePos="0" relativeHeight="251715584" behindDoc="0" locked="0" layoutInCell="1" allowOverlap="1" wp14:anchorId="1E5D44C3" wp14:editId="7B23B8D0">
                <wp:simplePos x="0" y="0"/>
                <wp:positionH relativeFrom="column">
                  <wp:posOffset>5871845</wp:posOffset>
                </wp:positionH>
                <wp:positionV relativeFrom="paragraph">
                  <wp:posOffset>275590</wp:posOffset>
                </wp:positionV>
                <wp:extent cx="179705" cy="179705"/>
                <wp:effectExtent l="0" t="0" r="10795" b="1079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705" cy="179705"/>
                        </a:xfrm>
                        <a:prstGeom prst="ellipse">
                          <a:avLst/>
                        </a:prstGeom>
                        <a:solidFill>
                          <a:srgbClr val="F8F8F8">
                            <a:alpha val="58824"/>
                          </a:srgbClr>
                        </a:solidFill>
                        <a:ln w="9525">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E60440" w:rsidRDefault="00962DD1" w:rsidP="00802786">
                            <w:pPr>
                              <w:spacing w:line="720" w:lineRule="auto"/>
                              <w:rPr>
                                <w:b/>
                                <w:sz w:val="16"/>
                              </w:rPr>
                            </w:pPr>
                            <w:r>
                              <w:rPr>
                                <w:b/>
                                <w:sz w:val="16"/>
                              </w:rPr>
                              <w:t>11</w:t>
                            </w:r>
                          </w:p>
                        </w:txbxContent>
                      </wps:txbx>
                      <wps:bodyPr rot="0" spcFirstLastPara="0" vertOverflow="overflow" horzOverflow="overflow" vert="horz" wrap="square" lIns="0" tIns="7200" rIns="0" bIns="0" numCol="1" spcCol="0" rtlCol="0" fromWordArt="0" anchor="b" anchorCtr="0" forceAA="0" compatLnSpc="1">
                        <a:prstTxWarp prst="textNoShape">
                          <a:avLst/>
                        </a:prstTxWarp>
                        <a:noAutofit/>
                      </wps:bodyPr>
                    </wps:wsp>
                  </a:graphicData>
                </a:graphic>
              </wp:anchor>
            </w:drawing>
          </mc:Choice>
          <mc:Fallback>
            <w:pict>
              <v:oval id="Oval 26" o:spid="_x0000_s1042" style="position:absolute;left:0;text-align:left;margin-left:462.35pt;margin-top:21.7pt;width:14.15pt;height:14.15pt;z-index:25171558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" fillcolor="#f8f8f8" strokecolor="red">
                <v:fill opacity="38550f"/>
                <v:path arrowok="t"/>
                <v:textbox inset="0,.2mm,0,0">
                  <w:txbxContent>
                    <w:p w:rsidR="00962DD1" w:rsidRPr="00E60440" w:rsidRDefault="00962DD1" w:rsidP="00802786">
                      <w:pPr>
                        <w:spacing w:line="720" w:lineRule="auto"/>
                        <w:rPr>
                          <w:b/>
                          <w:sz w:val="16"/>
                        </w:rPr>
                      </w:pPr>
                      <w:r>
                        <w:rPr>
                          <w:b/>
                          <w:sz w:val="16"/>
                        </w:rPr>
                        <w:t>11</w:t>
                      </w:r>
                    </w:p>
                  </w:txbxContent>
                </v:textbox>
              </v:oval>
            </w:pict>
          </mc:Fallback>
        </mc:AlternateContent>
      </w:r>
      <w:r>
        <w:rPr>
          <w:noProof/>
          <w:lang w:val="de-CH" w:eastAsia="de-CH"/>
        </w:rPr>
        <mc:AlternateContent>
          <mc:Choice Requires="wps">
            <w:drawing>
              <wp:anchor distT="0" distB="0" distL="114300" distR="114300" simplePos="0" relativeHeight="251714560" behindDoc="0" locked="0" layoutInCell="1" allowOverlap="1" wp14:anchorId="24760ACF" wp14:editId="5F897BCB">
                <wp:simplePos x="0" y="0"/>
                <wp:positionH relativeFrom="column">
                  <wp:posOffset>5881370</wp:posOffset>
                </wp:positionH>
                <wp:positionV relativeFrom="paragraph">
                  <wp:posOffset>2540</wp:posOffset>
                </wp:positionV>
                <wp:extent cx="179705" cy="179705"/>
                <wp:effectExtent l="0" t="0" r="10795" b="10795"/>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705" cy="179705"/>
                        </a:xfrm>
                        <a:prstGeom prst="ellipse">
                          <a:avLst/>
                        </a:prstGeom>
                        <a:solidFill>
                          <a:srgbClr val="F8F8F8">
                            <a:alpha val="58824"/>
                          </a:srgbClr>
                        </a:solidFill>
                        <a:ln w="9525">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E60440" w:rsidRDefault="00962DD1" w:rsidP="00E60440">
                            <w:pPr>
                              <w:spacing w:line="720" w:lineRule="auto"/>
                              <w:rPr>
                                <w:b/>
                                <w:sz w:val="16"/>
                              </w:rPr>
                            </w:pPr>
                            <w:r w:rsidRPr="00E60440">
                              <w:rPr>
                                <w:b/>
                                <w:sz w:val="16"/>
                              </w:rPr>
                              <w:t>10</w:t>
                            </w:r>
                          </w:p>
                        </w:txbxContent>
                      </wps:txbx>
                      <wps:bodyPr rot="0" spcFirstLastPara="0" vertOverflow="overflow" horzOverflow="overflow" vert="horz" wrap="square" lIns="0" tIns="7200" rIns="0" bIns="0" numCol="1" spcCol="0" rtlCol="0" fromWordArt="0" anchor="b" anchorCtr="0" forceAA="0" compatLnSpc="1">
                        <a:prstTxWarp prst="textNoShape">
                          <a:avLst/>
                        </a:prstTxWarp>
                        <a:noAutofit/>
                      </wps:bodyPr>
                    </wps:wsp>
                  </a:graphicData>
                </a:graphic>
              </wp:anchor>
            </w:drawing>
          </mc:Choice>
          <mc:Fallback>
            <w:pict>
              <v:oval id="Oval 18" o:spid="_x0000_s1043" style="position:absolute;left:0;text-align:left;margin-left:463.1pt;margin-top:.2pt;width:14.15pt;height:14.15pt;z-index:25171456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" fillcolor="#f8f8f8" strokecolor="red">
                <v:fill opacity="38550f"/>
                <v:path arrowok="t"/>
                <v:textbox inset="0,.2mm,0,0">
                  <w:txbxContent>
                    <w:p w:rsidR="00962DD1" w:rsidRPr="00E60440" w:rsidRDefault="00962DD1" w:rsidP="00E60440">
                      <w:pPr>
                        <w:spacing w:line="720" w:lineRule="auto"/>
                        <w:rPr>
                          <w:b/>
                          <w:sz w:val="16"/>
                        </w:rPr>
                      </w:pPr>
                      <w:r w:rsidRPr="00E60440">
                        <w:rPr>
                          <w:b/>
                          <w:sz w:val="16"/>
                        </w:rPr>
                        <w:t>10</w:t>
                      </w:r>
                    </w:p>
                  </w:txbxContent>
                </v:textbox>
              </v:oval>
            </w:pict>
          </mc:Fallback>
        </mc:AlternateContent>
      </w:r>
      <w:ins w:id="54" w:author="Holger Rasch" w:date="2014-07-02T11:11:00Z">
        <w:r w:rsidR="009B77D8">
          <w:rPr>
            <w:noProof/>
            <w:lang w:eastAsia="de-DE"/>
          </w:rPr>
          <w:t xml:space="preserve">You have the oportunity to cut </w:t>
        </w:r>
      </w:ins>
      <w:del w:id="55" w:author="Holger Rasch" w:date="2014-07-02T11:12:00Z">
        <w:r w:rsidR="000E0ED3" w:rsidRPr="000E0ED3" w:rsidDel="009B77D8">
          <w:rPr>
            <w:noProof/>
            <w:lang w:eastAsia="de-DE"/>
          </w:rPr>
          <w:delText>By</w:delText>
        </w:r>
        <w:r w:rsidR="00892516" w:rsidDel="009B77D8">
          <w:delText xml:space="preserve"> default </w:delText>
        </w:r>
      </w:del>
      <w:r w:rsidR="00892516">
        <w:t xml:space="preserve">a bounding box with an offset of 5 mm </w:t>
      </w:r>
      <w:del w:id="56" w:author="Holger Rasch" w:date="2014-07-02T11:12:00Z">
        <w:r w:rsidR="00892516" w:rsidDel="009B77D8">
          <w:delText xml:space="preserve">will be cut </w:delText>
        </w:r>
      </w:del>
      <w:r w:rsidR="00892516">
        <w:t>around your job. This is to save material because a well cut rest of material is easier to recycle. If your job is very big and the rest of your sheet is really useless you can switch off the bounding box.</w:t>
      </w:r>
      <w:ins w:id="57" w:author="Holger Rasch" w:date="2014-07-02T11:12:00Z">
        <w:r w:rsidR="009B77D8">
          <w:t xml:space="preserve"> Per default </w:t>
        </w:r>
        <w:r w:rsidR="00A27556">
          <w:t xml:space="preserve">this </w:t>
        </w:r>
      </w:ins>
      <w:ins w:id="58" w:author="Holger Rasch" w:date="2014-07-02T11:13:00Z">
        <w:r w:rsidR="00A27556">
          <w:t>feature</w:t>
        </w:r>
      </w:ins>
      <w:ins w:id="59" w:author="Holger Rasch" w:date="2014-07-02T11:12:00Z">
        <w:r w:rsidR="00A27556">
          <w:t xml:space="preserve"> is </w:t>
        </w:r>
      </w:ins>
      <w:ins w:id="60" w:author="Holger Rasch" w:date="2014-07-02T11:13:00Z">
        <w:r w:rsidR="00A27556">
          <w:t>disabled</w:t>
        </w:r>
      </w:ins>
      <w:ins w:id="61" w:author="Holger Rasch" w:date="2014-07-02T11:12:00Z">
        <w:r w:rsidR="00A27556">
          <w:t>.</w:t>
        </w:r>
      </w:ins>
    </w:p>
    <w:p w:rsidR="007A11EA" w:rsidRDefault="007A11EA">
      <w:r>
        <w:br w:type="page"/>
      </w:r>
    </w:p>
    <w:p w:rsidR="00330721" w:rsidRDefault="00E50077" w:rsidP="00330721">
      <w:pPr>
        <w:pStyle w:val="ListParagraph"/>
        <w:numPr>
          <w:ilvl w:val="0"/>
          <w:numId w:val="8"/>
        </w:numPr>
        <w:ind w:left="426" w:right="5151"/>
      </w:pPr>
      <w:ins w:id="62" w:author="Holger Rasch" w:date="2014-07-02T11:31:00Z">
        <w:r>
          <w:rPr>
            <w:noProof/>
            <w:lang w:val="de-CH" w:eastAsia="de-CH"/>
          </w:rPr>
          <w:lastRenderedPageBreak/>
          <w:drawing>
            <wp:anchor distT="0" distB="0" distL="114300" distR="114300" simplePos="0" relativeHeight="251769856" behindDoc="0" locked="0" layoutInCell="1" allowOverlap="1" wp14:anchorId="7547AA03" wp14:editId="5952215C">
              <wp:simplePos x="0" y="0"/>
              <wp:positionH relativeFrom="column">
                <wp:posOffset>1060456</wp:posOffset>
              </wp:positionH>
              <wp:positionV relativeFrom="paragraph">
                <wp:posOffset>1564005</wp:posOffset>
              </wp:positionV>
              <wp:extent cx="858520" cy="565785"/>
              <wp:effectExtent l="0" t="0" r="0"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8520" cy="565785"/>
                      </a:xfrm>
                      <a:prstGeom prst="rect">
                        <a:avLst/>
                      </a:prstGeom>
                      <a:noFill/>
                    </pic:spPr>
                  </pic:pic>
                </a:graphicData>
              </a:graphic>
              <wp14:sizeRelH relativeFrom="page">
                <wp14:pctWidth>0</wp14:pctWidth>
              </wp14:sizeRelH>
              <wp14:sizeRelV relativeFrom="page">
                <wp14:pctHeight>0</wp14:pctHeight>
              </wp14:sizeRelV>
            </wp:anchor>
          </w:drawing>
        </w:r>
      </w:ins>
      <w:r w:rsidR="007A11EA" w:rsidRPr="007A11EA">
        <w:rPr>
          <w:noProof/>
          <w:lang w:val="de-CH" w:eastAsia="de-CH"/>
        </w:rPr>
        <w:drawing>
          <wp:anchor distT="0" distB="0" distL="114300" distR="114300" simplePos="0" relativeHeight="251717632" behindDoc="0" locked="0" layoutInCell="1" allowOverlap="1" wp14:anchorId="5AC39FBF" wp14:editId="1DD45182">
            <wp:simplePos x="0" y="0"/>
            <wp:positionH relativeFrom="column">
              <wp:posOffset>3014601</wp:posOffset>
            </wp:positionH>
            <wp:positionV relativeFrom="paragraph">
              <wp:posOffset>-15599</wp:posOffset>
            </wp:positionV>
            <wp:extent cx="3451626" cy="28800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51626" cy="2880000"/>
                    </a:xfrm>
                    <a:prstGeom prst="rect">
                      <a:avLst/>
                    </a:prstGeom>
                  </pic:spPr>
                </pic:pic>
              </a:graphicData>
            </a:graphic>
            <wp14:sizeRelH relativeFrom="page">
              <wp14:pctWidth>0</wp14:pctWidth>
            </wp14:sizeRelH>
            <wp14:sizeRelV relativeFrom="page">
              <wp14:pctHeight>0</wp14:pctHeight>
            </wp14:sizeRelV>
          </wp:anchor>
        </w:drawing>
      </w:r>
      <w:r w:rsidR="00F41A41" w:rsidRPr="005866C0">
        <w:t xml:space="preserve">Show </w:t>
      </w:r>
      <w:r w:rsidR="006900A7" w:rsidRPr="005866C0">
        <w:t xml:space="preserve">Cutter – this will display </w:t>
      </w:r>
      <w:r w:rsidR="000E0ED3" w:rsidRPr="005866C0">
        <w:t xml:space="preserve">the device </w:t>
      </w:r>
      <w:r w:rsidR="006900A7" w:rsidRPr="005866C0">
        <w:t xml:space="preserve">in </w:t>
      </w:r>
      <w:r w:rsidR="007A11EA">
        <w:t>R</w:t>
      </w:r>
      <w:r w:rsidR="006900A7" w:rsidRPr="005866C0">
        <w:t>hino.</w:t>
      </w:r>
      <w:ins w:id="63" w:author="Holger Rasch" w:date="2014-07-02T11:27:00Z">
        <w:r>
          <w:t xml:space="preserve"> The plugin tries to read the position of the Refer</w:t>
        </w:r>
      </w:ins>
      <w:ins w:id="64" w:author="Holger Rasch" w:date="2014-07-02T11:28:00Z">
        <w:r>
          <w:t>e</w:t>
        </w:r>
      </w:ins>
      <w:ins w:id="65" w:author="Holger Rasch" w:date="2014-07-02T11:27:00Z">
        <w:r>
          <w:t>nce Point</w:t>
        </w:r>
      </w:ins>
      <w:ins w:id="66" w:author="Holger Rasch" w:date="2014-07-02T11:28:00Z">
        <w:r>
          <w:t>, this works only if you switch the device online</w:t>
        </w:r>
      </w:ins>
      <w:ins w:id="67" w:author="Holger Rasch" w:date="2014-07-02T11:29:00Z">
        <w:r>
          <w:t xml:space="preserve"> before</w:t>
        </w:r>
      </w:ins>
      <w:ins w:id="68" w:author="Holger Rasch" w:date="2014-07-02T11:28:00Z">
        <w:r>
          <w:t>.</w:t>
        </w:r>
      </w:ins>
      <w:ins w:id="69" w:author="Holger Rasch" w:date="2014-07-02T11:29:00Z">
        <w:r>
          <w:t xml:space="preserve"> I</w:t>
        </w:r>
      </w:ins>
      <w:ins w:id="70" w:author="Holger Rasch" w:date="2014-07-02T11:30:00Z">
        <w:r>
          <w:t xml:space="preserve">f the device is offline, a </w:t>
        </w:r>
      </w:ins>
      <w:ins w:id="71" w:author="Holger Rasch" w:date="2014-07-02T11:33:00Z">
        <w:r>
          <w:t>small window appears</w:t>
        </w:r>
      </w:ins>
      <w:ins w:id="72" w:author="Holger Rasch" w:date="2014-07-02T11:34:00Z">
        <w:r w:rsidR="005931FA">
          <w:t xml:space="preserve"> until you switch the device online or click “Close”</w:t>
        </w:r>
      </w:ins>
      <w:ins w:id="73" w:author="Holger Rasch" w:date="2014-07-02T11:28:00Z">
        <w:r>
          <w:t xml:space="preserve"> </w:t>
        </w:r>
      </w:ins>
      <w:del w:id="74" w:author="Holger Rasch" w:date="2014-07-02T11:27:00Z">
        <w:r w:rsidR="006900A7" w:rsidRPr="005866C0" w:rsidDel="00E50077">
          <w:delText xml:space="preserve"> </w:delText>
        </w:r>
      </w:del>
      <w:r w:rsidR="002A7997" w:rsidRPr="005866C0">
        <w:t>At the first time</w:t>
      </w:r>
      <w:r w:rsidR="006900A7" w:rsidRPr="005866C0">
        <w:t xml:space="preserve"> the cutter will be shown at 0</w:t>
      </w:r>
      <w:proofErr w:type="gramStart"/>
      <w:r w:rsidR="000E0ED3">
        <w:t>,</w:t>
      </w:r>
      <w:r w:rsidR="000E0ED3" w:rsidRPr="005866C0">
        <w:t>0</w:t>
      </w:r>
      <w:r w:rsidR="000E0ED3">
        <w:t>,</w:t>
      </w:r>
      <w:r w:rsidR="000E0ED3" w:rsidRPr="005866C0">
        <w:t>0</w:t>
      </w:r>
      <w:proofErr w:type="gramEnd"/>
      <w:r w:rsidR="000E0ED3">
        <w:t xml:space="preserve"> </w:t>
      </w:r>
      <w:r w:rsidR="006D6A9A" w:rsidRPr="005866C0">
        <w:t xml:space="preserve">. </w:t>
      </w:r>
      <w:r w:rsidR="00330721">
        <w:br/>
      </w:r>
      <w:r w:rsidR="00330721">
        <w:br/>
      </w:r>
      <w:r w:rsidR="00330721">
        <w:br/>
      </w:r>
      <w:r w:rsidR="00330721">
        <w:br/>
      </w:r>
      <w:del w:id="75" w:author="Holger Rasch" w:date="2014-07-02T11:34:00Z">
        <w:r w:rsidR="00330721" w:rsidDel="005931FA">
          <w:br/>
        </w:r>
      </w:del>
      <w:ins w:id="76" w:author="Holger Rasch" w:date="2014-07-02T11:34:00Z">
        <w:r w:rsidR="005931FA">
          <w:br/>
        </w:r>
      </w:ins>
      <w:r w:rsidR="00330721">
        <w:br/>
      </w:r>
      <w:del w:id="77" w:author="Holger Rasch" w:date="2014-07-02T11:32:00Z">
        <w:r w:rsidR="00330721" w:rsidDel="00E50077">
          <w:br/>
        </w:r>
        <w:r w:rsidR="00330721" w:rsidDel="00E50077">
          <w:br/>
        </w:r>
        <w:r w:rsidR="00330721" w:rsidDel="00E50077">
          <w:br/>
        </w:r>
        <w:r w:rsidR="00330721" w:rsidDel="00E50077">
          <w:br/>
        </w:r>
        <w:r w:rsidR="00330721" w:rsidDel="00E50077">
          <w:br/>
        </w:r>
        <w:r w:rsidR="00330721" w:rsidDel="00E50077">
          <w:br/>
        </w:r>
      </w:del>
      <w:r w:rsidR="00330721">
        <w:br/>
      </w:r>
      <w:r w:rsidR="00330721">
        <w:br/>
      </w:r>
    </w:p>
    <w:p w:rsidR="001349B7" w:rsidRDefault="00B01129" w:rsidP="00330721">
      <w:pPr>
        <w:pStyle w:val="ListParagraph"/>
        <w:numPr>
          <w:ilvl w:val="0"/>
          <w:numId w:val="8"/>
        </w:numPr>
        <w:ind w:left="426" w:right="5151"/>
      </w:pPr>
      <w:r w:rsidRPr="00330721">
        <w:rPr>
          <w:noProof/>
          <w:lang w:val="de-CH" w:eastAsia="de-CH"/>
        </w:rPr>
        <w:drawing>
          <wp:anchor distT="0" distB="0" distL="114300" distR="114300" simplePos="0" relativeHeight="251722752" behindDoc="0" locked="0" layoutInCell="1" allowOverlap="1" wp14:anchorId="0D0CA29B" wp14:editId="38C6CA08">
            <wp:simplePos x="0" y="0"/>
            <wp:positionH relativeFrom="column">
              <wp:posOffset>3009265</wp:posOffset>
            </wp:positionH>
            <wp:positionV relativeFrom="paragraph">
              <wp:posOffset>-23495</wp:posOffset>
            </wp:positionV>
            <wp:extent cx="3448050" cy="28765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48050" cy="2876550"/>
                    </a:xfrm>
                    <a:prstGeom prst="rect">
                      <a:avLst/>
                    </a:prstGeom>
                  </pic:spPr>
                </pic:pic>
              </a:graphicData>
            </a:graphic>
            <wp14:sizeRelH relativeFrom="page">
              <wp14:pctWidth>0</wp14:pctWidth>
            </wp14:sizeRelH>
            <wp14:sizeRelV relativeFrom="page">
              <wp14:pctHeight>0</wp14:pctHeight>
            </wp14:sizeRelV>
          </wp:anchor>
        </w:drawing>
      </w:r>
      <w:r w:rsidR="00330721" w:rsidRPr="005866C0">
        <w:rPr>
          <w:noProof/>
          <w:lang w:val="de-CH" w:eastAsia="de-CH"/>
        </w:rPr>
        <w:drawing>
          <wp:anchor distT="0" distB="0" distL="114300" distR="114300" simplePos="0" relativeHeight="251721728" behindDoc="0" locked="0" layoutInCell="1" allowOverlap="1" wp14:anchorId="3D4177D0" wp14:editId="139E376A">
            <wp:simplePos x="0" y="0"/>
            <wp:positionH relativeFrom="column">
              <wp:posOffset>-2609850</wp:posOffset>
            </wp:positionH>
            <wp:positionV relativeFrom="page">
              <wp:posOffset>6536690</wp:posOffset>
            </wp:positionV>
            <wp:extent cx="1439545" cy="949960"/>
            <wp:effectExtent l="0" t="0" r="8255"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439545" cy="949960"/>
                    </a:xfrm>
                    <a:prstGeom prst="rect">
                      <a:avLst/>
                    </a:prstGeom>
                  </pic:spPr>
                </pic:pic>
              </a:graphicData>
            </a:graphic>
            <wp14:sizeRelH relativeFrom="page">
              <wp14:pctWidth>0</wp14:pctWidth>
            </wp14:sizeRelH>
            <wp14:sizeRelV relativeFrom="page">
              <wp14:pctHeight>0</wp14:pctHeight>
            </wp14:sizeRelV>
          </wp:anchor>
        </w:drawing>
      </w:r>
      <w:r w:rsidR="00330721" w:rsidRPr="005866C0">
        <w:t>If your geometry to cut is not located at 0</w:t>
      </w:r>
      <w:proofErr w:type="gramStart"/>
      <w:r w:rsidR="00330721" w:rsidRPr="005866C0">
        <w:t>,0</w:t>
      </w:r>
      <w:proofErr w:type="gramEnd"/>
      <w:r w:rsidR="00330721" w:rsidRPr="005866C0">
        <w:t xml:space="preserve"> you can move the geometry to the device, or you move the device to the geometry with the “Move Cutter” button. </w:t>
      </w:r>
      <w:r w:rsidR="00C04E58">
        <w:t>A left click will start a move operation like in a standard rhino move operation. You have to choose from which point to which point do you w</w:t>
      </w:r>
      <w:r w:rsidR="00A21323">
        <w:t xml:space="preserve">ant to move the cutter. You can </w:t>
      </w:r>
      <w:r w:rsidR="00C04E58">
        <w:t>only</w:t>
      </w:r>
      <w:r w:rsidR="00A21323">
        <w:t xml:space="preserve"> snap points at</w:t>
      </w:r>
      <w:r w:rsidR="00C04E58">
        <w:t xml:space="preserve"> the cutable are</w:t>
      </w:r>
      <w:r w:rsidR="00A21323">
        <w:t>a</w:t>
      </w:r>
      <w:r w:rsidR="00C04E58">
        <w:t xml:space="preserve">. A right mouse click starts a move operation from the left bottom corner to a point. </w:t>
      </w:r>
      <w:r w:rsidR="009B1692">
        <w:t>If</w:t>
      </w:r>
      <w:r w:rsidR="00330721" w:rsidRPr="005866C0">
        <w:t xml:space="preserve"> you have loaded a plt-file, you can move the position of your job instead of the device.</w:t>
      </w:r>
      <w:r w:rsidR="001349B7">
        <w:br/>
      </w:r>
      <w:r w:rsidR="001349B7">
        <w:br/>
      </w:r>
      <w:r w:rsidR="001349B7">
        <w:br/>
      </w:r>
    </w:p>
    <w:p w:rsidR="00330721" w:rsidRDefault="00B01129" w:rsidP="00330721">
      <w:pPr>
        <w:pStyle w:val="ListParagraph"/>
        <w:numPr>
          <w:ilvl w:val="0"/>
          <w:numId w:val="8"/>
        </w:numPr>
        <w:ind w:left="426" w:right="5151"/>
      </w:pPr>
      <w:r w:rsidRPr="00330721">
        <w:rPr>
          <w:noProof/>
          <w:lang w:val="de-CH" w:eastAsia="de-CH"/>
        </w:rPr>
        <w:drawing>
          <wp:anchor distT="0" distB="0" distL="114300" distR="114300" simplePos="0" relativeHeight="251723776" behindDoc="0" locked="0" layoutInCell="1" allowOverlap="1" wp14:anchorId="37C0909C" wp14:editId="717885DD">
            <wp:simplePos x="0" y="0"/>
            <wp:positionH relativeFrom="column">
              <wp:posOffset>3009265</wp:posOffset>
            </wp:positionH>
            <wp:positionV relativeFrom="paragraph">
              <wp:posOffset>-11430</wp:posOffset>
            </wp:positionV>
            <wp:extent cx="3448050" cy="28765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8050" cy="2876550"/>
                    </a:xfrm>
                    <a:prstGeom prst="rect">
                      <a:avLst/>
                    </a:prstGeom>
                  </pic:spPr>
                </pic:pic>
              </a:graphicData>
            </a:graphic>
            <wp14:sizeRelH relativeFrom="page">
              <wp14:pctWidth>0</wp14:pctWidth>
            </wp14:sizeRelH>
            <wp14:sizeRelV relativeFrom="page">
              <wp14:pctHeight>0</wp14:pctHeight>
            </wp14:sizeRelV>
          </wp:anchor>
        </w:drawing>
      </w:r>
      <w:r w:rsidR="006900A7" w:rsidRPr="005866C0">
        <w:t xml:space="preserve">With the </w:t>
      </w:r>
      <w:r w:rsidR="00B8777C" w:rsidRPr="005866C0">
        <w:t>“</w:t>
      </w:r>
      <w:r w:rsidR="006900A7" w:rsidRPr="005866C0">
        <w:t>Preview Job</w:t>
      </w:r>
      <w:r w:rsidR="00B8777C" w:rsidRPr="005866C0">
        <w:t>” b</w:t>
      </w:r>
      <w:r w:rsidR="006900A7" w:rsidRPr="005866C0">
        <w:t xml:space="preserve">utton you will see in yellow </w:t>
      </w:r>
      <w:r w:rsidR="00B30272" w:rsidRPr="005866C0">
        <w:t>which</w:t>
      </w:r>
      <w:r w:rsidR="006900A7" w:rsidRPr="005866C0">
        <w:t xml:space="preserve"> objects will be cut. </w:t>
      </w:r>
      <w:r w:rsidR="00B30272" w:rsidRPr="005866C0">
        <w:t>Gray lines indicate</w:t>
      </w:r>
      <w:r w:rsidR="006900A7" w:rsidRPr="005866C0">
        <w:t xml:space="preserve"> the non-cutting traveling of the tool. If </w:t>
      </w:r>
      <w:r w:rsidR="00B30272" w:rsidRPr="005866C0">
        <w:t>nothing</w:t>
      </w:r>
      <w:r w:rsidR="006900A7" w:rsidRPr="005866C0">
        <w:t xml:space="preserve"> will be display</w:t>
      </w:r>
      <w:r w:rsidR="000E0ED3">
        <w:t>ed</w:t>
      </w:r>
      <w:r w:rsidR="006900A7" w:rsidRPr="005866C0">
        <w:t xml:space="preserve">, please check in the layer tab the right </w:t>
      </w:r>
      <w:r w:rsidR="00B30272" w:rsidRPr="005866C0">
        <w:t>setting</w:t>
      </w:r>
      <w:r w:rsidR="006900A7" w:rsidRPr="005866C0">
        <w:t xml:space="preserve"> (see </w:t>
      </w:r>
      <w:r w:rsidR="000E0ED3">
        <w:t>16.</w:t>
      </w:r>
      <w:r w:rsidR="006900A7" w:rsidRPr="005866C0">
        <w:t xml:space="preserve">). During the </w:t>
      </w:r>
      <w:r w:rsidR="006900A7" w:rsidRPr="005866C0">
        <w:lastRenderedPageBreak/>
        <w:t>preview is on</w:t>
      </w:r>
      <w:r w:rsidR="00B30272" w:rsidRPr="005866C0">
        <w:t>,</w:t>
      </w:r>
      <w:r w:rsidR="006900A7" w:rsidRPr="005866C0">
        <w:t xml:space="preserve"> all objec</w:t>
      </w:r>
      <w:r w:rsidR="00B8777C" w:rsidRPr="005866C0">
        <w:t>ts are invisible except the cutter</w:t>
      </w:r>
      <w:r w:rsidR="006900A7" w:rsidRPr="005866C0">
        <w:t xml:space="preserve"> </w:t>
      </w:r>
      <w:r w:rsidR="00B8777C" w:rsidRPr="005866C0">
        <w:t>geometry</w:t>
      </w:r>
      <w:r w:rsidR="006900A7" w:rsidRPr="005866C0">
        <w:t>.</w:t>
      </w:r>
      <w:r w:rsidR="009B1692">
        <w:t xml:space="preserve"> In the bottom line of the plugin you can see the estimated time for the job.</w:t>
      </w:r>
    </w:p>
    <w:p w:rsidR="00330721" w:rsidRDefault="00330721">
      <w:r>
        <w:br w:type="page"/>
      </w:r>
    </w:p>
    <w:p w:rsidR="00C04E58" w:rsidRDefault="008C1D0B" w:rsidP="00C04E58">
      <w:pPr>
        <w:pStyle w:val="ListParagraph"/>
        <w:numPr>
          <w:ilvl w:val="0"/>
          <w:numId w:val="8"/>
        </w:numPr>
        <w:ind w:left="426" w:right="5151"/>
      </w:pPr>
      <w:r w:rsidRPr="00594618">
        <w:rPr>
          <w:noProof/>
          <w:lang w:val="de-CH" w:eastAsia="de-CH"/>
        </w:rPr>
        <w:lastRenderedPageBreak/>
        <mc:AlternateContent>
          <mc:Choice Requires="wps">
            <w:drawing>
              <wp:anchor distT="0" distB="0" distL="114300" distR="114300" simplePos="0" relativeHeight="251742208" behindDoc="0" locked="0" layoutInCell="1" allowOverlap="1" wp14:anchorId="37B45D48" wp14:editId="1D6B5F83">
                <wp:simplePos x="0" y="0"/>
                <wp:positionH relativeFrom="column">
                  <wp:posOffset>4742815</wp:posOffset>
                </wp:positionH>
                <wp:positionV relativeFrom="paragraph">
                  <wp:posOffset>993140</wp:posOffset>
                </wp:positionV>
                <wp:extent cx="179705" cy="179705"/>
                <wp:effectExtent l="0" t="0" r="10795" b="10795"/>
                <wp:wrapNone/>
                <wp:docPr id="6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705" cy="179705"/>
                        </a:xfrm>
                        <a:prstGeom prst="ellipse">
                          <a:avLst/>
                        </a:prstGeom>
                        <a:solidFill>
                          <a:srgbClr val="F8F8F8">
                            <a:alpha val="58824"/>
                          </a:srgbClr>
                        </a:solidFill>
                        <a:ln w="9525">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E60440" w:rsidRDefault="00962DD1" w:rsidP="008C1D0B">
                            <w:pPr>
                              <w:spacing w:line="720" w:lineRule="auto"/>
                              <w:rPr>
                                <w:b/>
                                <w:sz w:val="16"/>
                              </w:rPr>
                            </w:pPr>
                            <w:r>
                              <w:rPr>
                                <w:b/>
                                <w:sz w:val="16"/>
                              </w:rPr>
                              <w:t>13</w:t>
                            </w:r>
                          </w:p>
                        </w:txbxContent>
                      </wps:txbx>
                      <wps:bodyPr rot="0" spcFirstLastPara="0" vertOverflow="overflow" horzOverflow="overflow" vert="horz" wrap="square" lIns="0" tIns="7200" rIns="0" bIns="0" numCol="1" spcCol="0" rtlCol="0" fromWordArt="0" anchor="b" anchorCtr="0" forceAA="0" compatLnSpc="1">
                        <a:prstTxWarp prst="textNoShape">
                          <a:avLst/>
                        </a:prstTxWarp>
                        <a:noAutofit/>
                      </wps:bodyPr>
                    </wps:wsp>
                  </a:graphicData>
                </a:graphic>
              </wp:anchor>
            </w:drawing>
          </mc:Choice>
          <mc:Fallback>
            <w:pict>
              <v:oval id="Oval 61" o:spid="_x0000_s1044" style="position:absolute;left:0;text-align:left;margin-left:373.45pt;margin-top:78.2pt;width:14.15pt;height:14.15pt;z-index:2517422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" fillcolor="#f8f8f8" strokecolor="red">
                <v:fill opacity="38550f"/>
                <v:path arrowok="t"/>
                <v:textbox inset="0,.2mm,0,0">
                  <w:txbxContent>
                    <w:p w:rsidR="00962DD1" w:rsidRPr="00E60440" w:rsidRDefault="00962DD1" w:rsidP="008C1D0B">
                      <w:pPr>
                        <w:spacing w:line="720" w:lineRule="auto"/>
                        <w:rPr>
                          <w:b/>
                          <w:sz w:val="16"/>
                        </w:rPr>
                      </w:pPr>
                      <w:r>
                        <w:rPr>
                          <w:b/>
                          <w:sz w:val="16"/>
                        </w:rPr>
                        <w:t>13</w:t>
                      </w:r>
                    </w:p>
                  </w:txbxContent>
                </v:textbox>
              </v:oval>
            </w:pict>
          </mc:Fallback>
        </mc:AlternateContent>
      </w:r>
      <w:r>
        <w:rPr>
          <w:noProof/>
          <w:lang w:val="de-CH" w:eastAsia="de-CH"/>
        </w:rPr>
        <w:drawing>
          <wp:anchor distT="0" distB="0" distL="114300" distR="114300" simplePos="0" relativeHeight="251730944" behindDoc="0" locked="0" layoutInCell="1" allowOverlap="1" wp14:anchorId="3B3BDB96" wp14:editId="0263EFC6">
            <wp:simplePos x="0" y="0"/>
            <wp:positionH relativeFrom="column">
              <wp:posOffset>3799840</wp:posOffset>
            </wp:positionH>
            <wp:positionV relativeFrom="paragraph">
              <wp:posOffset>-89535</wp:posOffset>
            </wp:positionV>
            <wp:extent cx="1644650" cy="13716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rotWithShape="1">
                    <a:blip r:embed="rId17">
                      <a:extLst>
                        <a:ext uri="{28A0092B-C50C-407E-A947-70E740481C1C}">
                          <a14:useLocalDpi xmlns:a14="http://schemas.microsoft.com/office/drawing/2010/main" val="0"/>
                        </a:ext>
                      </a:extLst>
                    </a:blip>
                    <a:srcRect t="67269" b="6641"/>
                    <a:stretch/>
                  </pic:blipFill>
                  <pic:spPr bwMode="auto">
                    <a:xfrm>
                      <a:off x="0" y="0"/>
                      <a:ext cx="1644650" cy="1371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94618" w:rsidRPr="00594618">
        <w:rPr>
          <w:noProof/>
          <w:lang w:val="de-CH" w:eastAsia="de-CH"/>
        </w:rPr>
        <mc:AlternateContent>
          <mc:Choice Requires="wps">
            <w:drawing>
              <wp:anchor distT="0" distB="0" distL="114300" distR="114300" simplePos="0" relativeHeight="251734016" behindDoc="0" locked="0" layoutInCell="1" allowOverlap="1" wp14:anchorId="4EF23015" wp14:editId="3C2B7577">
                <wp:simplePos x="0" y="0"/>
                <wp:positionH relativeFrom="column">
                  <wp:posOffset>4952365</wp:posOffset>
                </wp:positionH>
                <wp:positionV relativeFrom="paragraph">
                  <wp:posOffset>516890</wp:posOffset>
                </wp:positionV>
                <wp:extent cx="179705" cy="179705"/>
                <wp:effectExtent l="0" t="0" r="10795" b="10795"/>
                <wp:wrapNone/>
                <wp:docPr id="56"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705" cy="179705"/>
                        </a:xfrm>
                        <a:prstGeom prst="ellipse">
                          <a:avLst/>
                        </a:prstGeom>
                        <a:solidFill>
                          <a:srgbClr val="F8F8F8">
                            <a:alpha val="58824"/>
                          </a:srgbClr>
                        </a:solidFill>
                        <a:ln w="9525">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E60440" w:rsidRDefault="00962DD1" w:rsidP="00594618">
                            <w:pPr>
                              <w:spacing w:line="720" w:lineRule="auto"/>
                              <w:rPr>
                                <w:b/>
                                <w:sz w:val="16"/>
                              </w:rPr>
                            </w:pPr>
                            <w:r>
                              <w:rPr>
                                <w:b/>
                                <w:sz w:val="16"/>
                              </w:rPr>
                              <w:t>11</w:t>
                            </w:r>
                          </w:p>
                        </w:txbxContent>
                      </wps:txbx>
                      <wps:bodyPr rot="0" spcFirstLastPara="0" vertOverflow="overflow" horzOverflow="overflow" vert="horz" wrap="square" lIns="0" tIns="7200" rIns="0" bIns="0" numCol="1" spcCol="0" rtlCol="0" fromWordArt="0" anchor="b" anchorCtr="0" forceAA="0" compatLnSpc="1">
                        <a:prstTxWarp prst="textNoShape">
                          <a:avLst/>
                        </a:prstTxWarp>
                        <a:noAutofit/>
                      </wps:bodyPr>
                    </wps:wsp>
                  </a:graphicData>
                </a:graphic>
              </wp:anchor>
            </w:drawing>
          </mc:Choice>
          <mc:Fallback>
            <w:pict>
              <v:oval id="Oval 56" o:spid="_x0000_s1045" style="position:absolute;left:0;text-align:left;margin-left:389.95pt;margin-top:40.7pt;width:14.15pt;height:14.15pt;z-index:25173401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" fillcolor="#f8f8f8" strokecolor="red">
                <v:fill opacity="38550f"/>
                <v:path arrowok="t"/>
                <v:textbox inset="0,.2mm,0,0">
                  <w:txbxContent>
                    <w:p w:rsidR="00962DD1" w:rsidRPr="00E60440" w:rsidRDefault="00962DD1" w:rsidP="00594618">
                      <w:pPr>
                        <w:spacing w:line="720" w:lineRule="auto"/>
                        <w:rPr>
                          <w:b/>
                          <w:sz w:val="16"/>
                        </w:rPr>
                      </w:pPr>
                      <w:r>
                        <w:rPr>
                          <w:b/>
                          <w:sz w:val="16"/>
                        </w:rPr>
                        <w:t>11</w:t>
                      </w:r>
                    </w:p>
                  </w:txbxContent>
                </v:textbox>
              </v:oval>
            </w:pict>
          </mc:Fallback>
        </mc:AlternateContent>
      </w:r>
      <w:r w:rsidR="00594618" w:rsidRPr="00594618">
        <w:rPr>
          <w:noProof/>
          <w:lang w:val="de-CH" w:eastAsia="de-CH"/>
        </w:rPr>
        <mc:AlternateContent>
          <mc:Choice Requires="wps">
            <w:drawing>
              <wp:anchor distT="0" distB="0" distL="114300" distR="114300" simplePos="0" relativeHeight="251732992" behindDoc="0" locked="0" layoutInCell="1" allowOverlap="1" wp14:anchorId="6A462CEC" wp14:editId="213639A5">
                <wp:simplePos x="0" y="0"/>
                <wp:positionH relativeFrom="column">
                  <wp:posOffset>4942840</wp:posOffset>
                </wp:positionH>
                <wp:positionV relativeFrom="paragraph">
                  <wp:posOffset>307340</wp:posOffset>
                </wp:positionV>
                <wp:extent cx="179705" cy="179705"/>
                <wp:effectExtent l="0" t="0" r="10795" b="10795"/>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705" cy="179705"/>
                        </a:xfrm>
                        <a:prstGeom prst="ellipse">
                          <a:avLst/>
                        </a:prstGeom>
                        <a:solidFill>
                          <a:srgbClr val="F8F8F8">
                            <a:alpha val="58824"/>
                          </a:srgbClr>
                        </a:solidFill>
                        <a:ln w="9525">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E60440" w:rsidRDefault="00962DD1" w:rsidP="00594618">
                            <w:pPr>
                              <w:spacing w:line="720" w:lineRule="auto"/>
                              <w:rPr>
                                <w:b/>
                                <w:sz w:val="16"/>
                              </w:rPr>
                            </w:pPr>
                            <w:r w:rsidRPr="00E60440">
                              <w:rPr>
                                <w:b/>
                                <w:sz w:val="16"/>
                              </w:rPr>
                              <w:t>10</w:t>
                            </w:r>
                          </w:p>
                        </w:txbxContent>
                      </wps:txbx>
                      <wps:bodyPr rot="0" spcFirstLastPara="0" vertOverflow="overflow" horzOverflow="overflow" vert="horz" wrap="square" lIns="0" tIns="7200" rIns="0" bIns="0" numCol="1" spcCol="0" rtlCol="0" fromWordArt="0" anchor="b" anchorCtr="0" forceAA="0" compatLnSpc="1">
                        <a:prstTxWarp prst="textNoShape">
                          <a:avLst/>
                        </a:prstTxWarp>
                        <a:noAutofit/>
                      </wps:bodyPr>
                    </wps:wsp>
                  </a:graphicData>
                </a:graphic>
              </wp:anchor>
            </w:drawing>
          </mc:Choice>
          <mc:Fallback>
            <w:pict>
              <v:oval id="Oval 55" o:spid="_x0000_s1046" style="position:absolute;left:0;text-align:left;margin-left:389.2pt;margin-top:24.2pt;width:14.15pt;height:14.15pt;z-index:25173299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" fillcolor="#f8f8f8" strokecolor="red">
                <v:fill opacity="38550f"/>
                <v:path arrowok="t"/>
                <v:textbox inset="0,.2mm,0,0">
                  <w:txbxContent>
                    <w:p w:rsidR="00962DD1" w:rsidRPr="00E60440" w:rsidRDefault="00962DD1" w:rsidP="00594618">
                      <w:pPr>
                        <w:spacing w:line="720" w:lineRule="auto"/>
                        <w:rPr>
                          <w:b/>
                          <w:sz w:val="16"/>
                        </w:rPr>
                      </w:pPr>
                      <w:r w:rsidRPr="00E60440">
                        <w:rPr>
                          <w:b/>
                          <w:sz w:val="16"/>
                        </w:rPr>
                        <w:t>10</w:t>
                      </w:r>
                    </w:p>
                  </w:txbxContent>
                </v:textbox>
              </v:oval>
            </w:pict>
          </mc:Fallback>
        </mc:AlternateContent>
      </w:r>
      <w:r w:rsidR="00B30272" w:rsidRPr="005866C0">
        <w:t xml:space="preserve">If everything looks fine you can send the job direct to the device </w:t>
      </w:r>
      <w:r w:rsidR="00C04E58">
        <w:t>by click</w:t>
      </w:r>
      <w:r w:rsidR="000E0ED3">
        <w:t>ing</w:t>
      </w:r>
      <w:r w:rsidR="00C04E58">
        <w:t xml:space="preserve"> “Cut”</w:t>
      </w:r>
      <w:r w:rsidR="009B1692">
        <w:t>. If you click with the left mouse button you will trace the job progress on the Rhino screen. A right mouse button click will send the job command direct</w:t>
      </w:r>
      <w:r w:rsidR="000E0ED3">
        <w:t>ly</w:t>
      </w:r>
      <w:r w:rsidR="009B1692">
        <w:t xml:space="preserve"> without tracing.</w:t>
      </w:r>
      <w:r w:rsidR="006C0A9C">
        <w:br/>
      </w:r>
    </w:p>
    <w:p w:rsidR="00A21323" w:rsidRDefault="00B30272" w:rsidP="00A21323">
      <w:pPr>
        <w:pStyle w:val="ListParagraph"/>
        <w:numPr>
          <w:ilvl w:val="0"/>
          <w:numId w:val="8"/>
        </w:numPr>
        <w:ind w:left="426" w:right="5151"/>
      </w:pPr>
      <w:r w:rsidRPr="005866C0">
        <w:t>“</w:t>
      </w:r>
      <w:r w:rsidR="002A7997" w:rsidRPr="005866C0">
        <w:t>Save</w:t>
      </w:r>
      <w:r w:rsidR="004D1572" w:rsidRPr="005866C0">
        <w:t xml:space="preserve"> </w:t>
      </w:r>
      <w:proofErr w:type="spellStart"/>
      <w:r w:rsidR="004D1572" w:rsidRPr="005866C0">
        <w:t>Jobfile</w:t>
      </w:r>
      <w:proofErr w:type="spellEnd"/>
      <w:r w:rsidR="004D1572" w:rsidRPr="005866C0">
        <w:t xml:space="preserve">” will </w:t>
      </w:r>
      <w:r w:rsidR="009B1692">
        <w:t>writ</w:t>
      </w:r>
      <w:r w:rsidR="000E0ED3">
        <w:t>e</w:t>
      </w:r>
      <w:r w:rsidRPr="005866C0">
        <w:t xml:space="preserve"> a plt-file for later use.</w:t>
      </w:r>
      <w:r w:rsidR="000E0ED3">
        <w:t xml:space="preserve"> A</w:t>
      </w:r>
      <w:r w:rsidR="00A21323">
        <w:t xml:space="preserve"> save file dialog will appear.</w:t>
      </w:r>
      <w:r w:rsidR="000E0ED3">
        <w:br/>
      </w:r>
      <w:r w:rsidR="00A21323">
        <w:br/>
      </w:r>
    </w:p>
    <w:p w:rsidR="006C0A9C" w:rsidRDefault="00594618" w:rsidP="006C0A9C">
      <w:pPr>
        <w:pStyle w:val="ListParagraph"/>
        <w:numPr>
          <w:ilvl w:val="0"/>
          <w:numId w:val="8"/>
        </w:numPr>
        <w:ind w:left="426" w:right="5151"/>
      </w:pPr>
      <w:r w:rsidRPr="00594618">
        <w:rPr>
          <w:noProof/>
          <w:lang w:val="de-CH" w:eastAsia="de-CH"/>
        </w:rPr>
        <mc:AlternateContent>
          <mc:Choice Requires="wps">
            <w:drawing>
              <wp:anchor distT="0" distB="0" distL="114300" distR="114300" simplePos="0" relativeHeight="251736064" behindDoc="0" locked="0" layoutInCell="1" allowOverlap="1" wp14:anchorId="384E3599" wp14:editId="2B6B1370">
                <wp:simplePos x="0" y="0"/>
                <wp:positionH relativeFrom="column">
                  <wp:posOffset>5219065</wp:posOffset>
                </wp:positionH>
                <wp:positionV relativeFrom="paragraph">
                  <wp:posOffset>399415</wp:posOffset>
                </wp:positionV>
                <wp:extent cx="179705" cy="179705"/>
                <wp:effectExtent l="0" t="0" r="10795" b="10795"/>
                <wp:wrapNone/>
                <wp:docPr id="57"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705" cy="179705"/>
                        </a:xfrm>
                        <a:prstGeom prst="ellipse">
                          <a:avLst/>
                        </a:prstGeom>
                        <a:solidFill>
                          <a:srgbClr val="F8F8F8">
                            <a:alpha val="58824"/>
                          </a:srgbClr>
                        </a:solidFill>
                        <a:ln w="9525">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E60440" w:rsidRDefault="00962DD1" w:rsidP="00594618">
                            <w:pPr>
                              <w:spacing w:line="720" w:lineRule="auto"/>
                              <w:rPr>
                                <w:b/>
                                <w:sz w:val="16"/>
                              </w:rPr>
                            </w:pPr>
                            <w:r>
                              <w:rPr>
                                <w:b/>
                                <w:sz w:val="16"/>
                              </w:rPr>
                              <w:t>12</w:t>
                            </w:r>
                          </w:p>
                        </w:txbxContent>
                      </wps:txbx>
                      <wps:bodyPr rot="0" spcFirstLastPara="0" vertOverflow="overflow" horzOverflow="overflow" vert="horz" wrap="square" lIns="0" tIns="7200" rIns="0" bIns="0" numCol="1" spcCol="0" rtlCol="0" fromWordArt="0" anchor="b" anchorCtr="0" forceAA="0" compatLnSpc="1">
                        <a:prstTxWarp prst="textNoShape">
                          <a:avLst/>
                        </a:prstTxWarp>
                        <a:noAutofit/>
                      </wps:bodyPr>
                    </wps:wsp>
                  </a:graphicData>
                </a:graphic>
              </wp:anchor>
            </w:drawing>
          </mc:Choice>
          <mc:Fallback>
            <w:pict>
              <v:oval id="Oval 57" o:spid="_x0000_s1047" style="position:absolute;left:0;text-align:left;margin-left:410.95pt;margin-top:31.45pt;width:14.15pt;height:14.15pt;z-index:2517360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" fillcolor="#f8f8f8" strokecolor="red">
                <v:fill opacity="38550f"/>
                <v:path arrowok="t"/>
                <v:textbox inset="0,.2mm,0,0">
                  <w:txbxContent>
                    <w:p w:rsidR="00962DD1" w:rsidRPr="00E60440" w:rsidRDefault="00962DD1" w:rsidP="00594618">
                      <w:pPr>
                        <w:spacing w:line="720" w:lineRule="auto"/>
                        <w:rPr>
                          <w:b/>
                          <w:sz w:val="16"/>
                        </w:rPr>
                      </w:pPr>
                      <w:r>
                        <w:rPr>
                          <w:b/>
                          <w:sz w:val="16"/>
                        </w:rPr>
                        <w:t>12</w:t>
                      </w:r>
                    </w:p>
                  </w:txbxContent>
                </v:textbox>
              </v:oval>
            </w:pict>
          </mc:Fallback>
        </mc:AlternateContent>
      </w:r>
      <w:r w:rsidR="006C0A9C">
        <w:rPr>
          <w:noProof/>
          <w:lang w:val="de-CH" w:eastAsia="de-CH"/>
        </w:rPr>
        <w:drawing>
          <wp:anchor distT="0" distB="0" distL="114300" distR="114300" simplePos="0" relativeHeight="251728896" behindDoc="0" locked="0" layoutInCell="1" allowOverlap="1" wp14:anchorId="45D575E5" wp14:editId="2918B39A">
            <wp:simplePos x="0" y="0"/>
            <wp:positionH relativeFrom="column">
              <wp:posOffset>3676015</wp:posOffset>
            </wp:positionH>
            <wp:positionV relativeFrom="paragraph">
              <wp:posOffset>61595</wp:posOffset>
            </wp:positionV>
            <wp:extent cx="2085975" cy="590550"/>
            <wp:effectExtent l="0" t="0" r="952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5975" cy="590550"/>
                    </a:xfrm>
                    <a:prstGeom prst="rect">
                      <a:avLst/>
                    </a:prstGeom>
                    <a:noFill/>
                  </pic:spPr>
                </pic:pic>
              </a:graphicData>
            </a:graphic>
            <wp14:sizeRelH relativeFrom="page">
              <wp14:pctWidth>0</wp14:pctWidth>
            </wp14:sizeRelH>
            <wp14:sizeRelV relativeFrom="page">
              <wp14:pctHeight>0</wp14:pctHeight>
            </wp14:sizeRelV>
          </wp:anchor>
        </w:drawing>
      </w:r>
      <w:r w:rsidR="000E0ED3">
        <w:t>While the job command is</w:t>
      </w:r>
      <w:r>
        <w:t xml:space="preserve"> sen</w:t>
      </w:r>
      <w:r w:rsidR="006C0A9C">
        <w:t xml:space="preserve">t to </w:t>
      </w:r>
      <w:r w:rsidR="000E0ED3">
        <w:t xml:space="preserve">the </w:t>
      </w:r>
      <w:r w:rsidR="006C0A9C">
        <w:t>cutter you can stop the transmission.</w:t>
      </w:r>
      <w:r w:rsidRPr="00594618">
        <w:rPr>
          <w:noProof/>
          <w:lang w:eastAsia="de-DE"/>
        </w:rPr>
        <w:t xml:space="preserve"> </w:t>
      </w:r>
    </w:p>
    <w:p w:rsidR="006C0A9C" w:rsidRDefault="006C0A9C" w:rsidP="006C0A9C">
      <w:pPr>
        <w:ind w:right="5151"/>
      </w:pPr>
    </w:p>
    <w:p w:rsidR="00B01129" w:rsidRDefault="00D347C0" w:rsidP="008C1D0B">
      <w:pPr>
        <w:pStyle w:val="ListParagraph"/>
        <w:numPr>
          <w:ilvl w:val="0"/>
          <w:numId w:val="8"/>
        </w:numPr>
        <w:ind w:left="426" w:right="5151"/>
      </w:pPr>
      <w:r w:rsidRPr="00B01129">
        <w:rPr>
          <w:noProof/>
          <w:lang w:val="de-CH" w:eastAsia="de-CH"/>
        </w:rPr>
        <w:drawing>
          <wp:anchor distT="0" distB="0" distL="114300" distR="114300" simplePos="0" relativeHeight="251725824" behindDoc="0" locked="0" layoutInCell="1" allowOverlap="1" wp14:anchorId="1D8EC0DB" wp14:editId="0889560C">
            <wp:simplePos x="0" y="0"/>
            <wp:positionH relativeFrom="column">
              <wp:posOffset>3022600</wp:posOffset>
            </wp:positionH>
            <wp:positionV relativeFrom="paragraph">
              <wp:posOffset>99060</wp:posOffset>
            </wp:positionV>
            <wp:extent cx="3451225" cy="287909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51225" cy="2879090"/>
                    </a:xfrm>
                    <a:prstGeom prst="rect">
                      <a:avLst/>
                    </a:prstGeom>
                  </pic:spPr>
                </pic:pic>
              </a:graphicData>
            </a:graphic>
            <wp14:sizeRelH relativeFrom="page">
              <wp14:pctWidth>0</wp14:pctWidth>
            </wp14:sizeRelH>
            <wp14:sizeRelV relativeFrom="page">
              <wp14:pctHeight>0</wp14:pctHeight>
            </wp14:sizeRelV>
          </wp:anchor>
        </w:drawing>
      </w:r>
      <w:r w:rsidR="003A4577">
        <w:rPr>
          <w:noProof/>
          <w:lang w:val="de-CH" w:eastAsia="de-CH"/>
        </w:rPr>
        <w:drawing>
          <wp:anchor distT="0" distB="0" distL="114300" distR="114300" simplePos="0" relativeHeight="251745280" behindDoc="0" locked="0" layoutInCell="1" allowOverlap="1" wp14:anchorId="6F69EADD" wp14:editId="4D640344">
            <wp:simplePos x="0" y="0"/>
            <wp:positionH relativeFrom="column">
              <wp:posOffset>267335</wp:posOffset>
            </wp:positionH>
            <wp:positionV relativeFrom="paragraph">
              <wp:posOffset>1982470</wp:posOffset>
            </wp:positionV>
            <wp:extent cx="2360930" cy="932180"/>
            <wp:effectExtent l="0" t="0" r="1270" b="12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0930" cy="932180"/>
                    </a:xfrm>
                    <a:prstGeom prst="rect">
                      <a:avLst/>
                    </a:prstGeom>
                  </pic:spPr>
                </pic:pic>
              </a:graphicData>
            </a:graphic>
            <wp14:sizeRelH relativeFrom="page">
              <wp14:pctWidth>0</wp14:pctWidth>
            </wp14:sizeRelH>
            <wp14:sizeRelV relativeFrom="page">
              <wp14:pctHeight>0</wp14:pctHeight>
            </wp14:sizeRelV>
          </wp:anchor>
        </w:drawing>
      </w:r>
      <w:r w:rsidR="008C1D0B" w:rsidRPr="00594618">
        <w:rPr>
          <w:noProof/>
          <w:lang w:val="de-CH" w:eastAsia="de-CH"/>
        </w:rPr>
        <mc:AlternateContent>
          <mc:Choice Requires="wps">
            <w:drawing>
              <wp:anchor distT="0" distB="0" distL="114300" distR="114300" simplePos="0" relativeHeight="251744256" behindDoc="0" locked="0" layoutInCell="1" allowOverlap="1" wp14:anchorId="10DE1F99" wp14:editId="346EE688">
                <wp:simplePos x="0" y="0"/>
                <wp:positionH relativeFrom="column">
                  <wp:posOffset>6164774</wp:posOffset>
                </wp:positionH>
                <wp:positionV relativeFrom="paragraph">
                  <wp:posOffset>2412476</wp:posOffset>
                </wp:positionV>
                <wp:extent cx="179705" cy="179705"/>
                <wp:effectExtent l="0" t="0" r="10795" b="10795"/>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705" cy="179705"/>
                        </a:xfrm>
                        <a:prstGeom prst="ellipse">
                          <a:avLst/>
                        </a:prstGeom>
                        <a:solidFill>
                          <a:srgbClr val="F8F8F8">
                            <a:alpha val="58824"/>
                          </a:srgbClr>
                        </a:solidFill>
                        <a:ln w="9525">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E60440" w:rsidRDefault="00962DD1" w:rsidP="008C1D0B">
                            <w:pPr>
                              <w:spacing w:line="720" w:lineRule="auto"/>
                              <w:rPr>
                                <w:b/>
                                <w:sz w:val="16"/>
                              </w:rPr>
                            </w:pPr>
                            <w:r>
                              <w:rPr>
                                <w:b/>
                                <w:sz w:val="16"/>
                              </w:rPr>
                              <w:t>13</w:t>
                            </w:r>
                          </w:p>
                        </w:txbxContent>
                      </wps:txbx>
                      <wps:bodyPr rot="0" spcFirstLastPara="0" vertOverflow="overflow" horzOverflow="overflow" vert="horz" wrap="square" lIns="0" tIns="7200" rIns="0" bIns="0" numCol="1" spcCol="0" rtlCol="0" fromWordArt="0" anchor="b" anchorCtr="0" forceAA="0" compatLnSpc="1">
                        <a:prstTxWarp prst="textNoShape">
                          <a:avLst/>
                        </a:prstTxWarp>
                        <a:noAutofit/>
                      </wps:bodyPr>
                    </wps:wsp>
                  </a:graphicData>
                </a:graphic>
              </wp:anchor>
            </w:drawing>
          </mc:Choice>
          <mc:Fallback>
            <w:pict>
              <v:oval id="Oval 62" o:spid="_x0000_s1048" style="position:absolute;left:0;text-align:left;margin-left:485.4pt;margin-top:189.95pt;width:14.15pt;height:14.15pt;z-index:25174425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" fillcolor="#f8f8f8" strokecolor="red">
                <v:fill opacity="38550f"/>
                <v:path arrowok="t"/>
                <v:textbox inset="0,.2mm,0,0">
                  <w:txbxContent>
                    <w:p w:rsidR="00962DD1" w:rsidRPr="00E60440" w:rsidRDefault="00962DD1" w:rsidP="008C1D0B">
                      <w:pPr>
                        <w:spacing w:line="720" w:lineRule="auto"/>
                        <w:rPr>
                          <w:b/>
                          <w:sz w:val="16"/>
                        </w:rPr>
                      </w:pPr>
                      <w:r>
                        <w:rPr>
                          <w:b/>
                          <w:sz w:val="16"/>
                        </w:rPr>
                        <w:t>13</w:t>
                      </w:r>
                    </w:p>
                  </w:txbxContent>
                </v:textbox>
              </v:oval>
            </w:pict>
          </mc:Fallback>
        </mc:AlternateContent>
      </w:r>
      <w:r w:rsidR="00B30272" w:rsidRPr="005866C0">
        <w:t>During the cutting process you can see which object is currently cut (in purple) which object</w:t>
      </w:r>
      <w:r w:rsidR="00F41A41" w:rsidRPr="005866C0">
        <w:t xml:space="preserve"> </w:t>
      </w:r>
      <w:r w:rsidR="00B30272" w:rsidRPr="005866C0">
        <w:t xml:space="preserve">will be cut later (yellow) and which </w:t>
      </w:r>
      <w:r w:rsidR="006D6A9A" w:rsidRPr="005866C0">
        <w:t>objects are</w:t>
      </w:r>
      <w:r w:rsidR="00B30272" w:rsidRPr="005866C0">
        <w:t xml:space="preserve"> already cut (green). </w:t>
      </w:r>
      <w:r w:rsidR="006C0A9C">
        <w:t>In the bottom line of the plugin you can see the estimated finish time.</w:t>
      </w:r>
      <w:r w:rsidR="008C1D0B">
        <w:br/>
        <w:t>A progress-bar shows the current job progress</w:t>
      </w:r>
      <w:r w:rsidR="003A4577">
        <w:t xml:space="preserve"> and in the </w:t>
      </w:r>
      <w:r w:rsidR="000C2C5D">
        <w:t>fourth</w:t>
      </w:r>
      <w:r w:rsidR="003A4577">
        <w:t xml:space="preserve"> line of cutter display you see the percent that </w:t>
      </w:r>
      <w:r w:rsidR="000E0ED3">
        <w:t xml:space="preserve">has </w:t>
      </w:r>
      <w:r w:rsidR="003A4577">
        <w:t xml:space="preserve">already </w:t>
      </w:r>
      <w:r w:rsidR="000E0ED3">
        <w:t xml:space="preserve">been </w:t>
      </w:r>
      <w:r w:rsidR="003A4577">
        <w:t>cut.</w:t>
      </w:r>
      <w:r w:rsidR="00B01129">
        <w:br/>
      </w:r>
      <w:r w:rsidR="00B01129">
        <w:br/>
      </w:r>
      <w:r w:rsidR="00B01129">
        <w:br/>
      </w:r>
      <w:r w:rsidR="00B01129">
        <w:br/>
      </w:r>
      <w:r w:rsidR="00B01129">
        <w:br/>
      </w:r>
      <w:r w:rsidR="00B01129">
        <w:br/>
      </w:r>
      <w:r w:rsidR="00B01129">
        <w:br/>
      </w:r>
      <w:r w:rsidR="00A21323">
        <w:br/>
      </w:r>
    </w:p>
    <w:p w:rsidR="006C0A9C" w:rsidRDefault="00A21323" w:rsidP="00594618">
      <w:pPr>
        <w:pStyle w:val="ListParagraph"/>
        <w:numPr>
          <w:ilvl w:val="0"/>
          <w:numId w:val="8"/>
        </w:numPr>
        <w:ind w:left="426" w:right="5151"/>
      </w:pPr>
      <w:r>
        <w:rPr>
          <w:noProof/>
          <w:sz w:val="32"/>
          <w:lang w:val="de-CH" w:eastAsia="de-CH"/>
        </w:rPr>
        <mc:AlternateContent>
          <mc:Choice Requires="wps">
            <w:drawing>
              <wp:anchor distT="0" distB="0" distL="114300" distR="114300" simplePos="0" relativeHeight="251727872" behindDoc="0" locked="0" layoutInCell="1" allowOverlap="1" wp14:anchorId="3F3EDB2B" wp14:editId="696AC8ED">
                <wp:simplePos x="0" y="0"/>
                <wp:positionH relativeFrom="column">
                  <wp:posOffset>5335905</wp:posOffset>
                </wp:positionH>
                <wp:positionV relativeFrom="page">
                  <wp:posOffset>7512050</wp:posOffset>
                </wp:positionV>
                <wp:extent cx="179705" cy="179705"/>
                <wp:effectExtent l="0" t="0" r="10795" b="10795"/>
                <wp:wrapNone/>
                <wp:docPr id="45"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705" cy="179705"/>
                        </a:xfrm>
                        <a:prstGeom prst="ellipse">
                          <a:avLst/>
                        </a:prstGeom>
                        <a:solidFill>
                          <a:srgbClr val="F8F8F8">
                            <a:alpha val="58824"/>
                          </a:srgbClr>
                        </a:solidFill>
                        <a:ln w="9525">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E60440" w:rsidRDefault="00962DD1" w:rsidP="00B01129">
                            <w:pPr>
                              <w:spacing w:line="720" w:lineRule="auto"/>
                              <w:rPr>
                                <w:b/>
                                <w:sz w:val="16"/>
                              </w:rPr>
                            </w:pPr>
                            <w:r>
                              <w:rPr>
                                <w:b/>
                                <w:sz w:val="16"/>
                              </w:rPr>
                              <w:t>14</w:t>
                            </w:r>
                          </w:p>
                        </w:txbxContent>
                      </wps:txbx>
                      <wps:bodyPr rot="0" spcFirstLastPara="0" vertOverflow="overflow" horzOverflow="overflow" vert="horz" wrap="square" lIns="0" tIns="720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 o:spid="_x0000_s1049" style="position:absolute;left:0;text-align:left;margin-left:420.15pt;margin-top:591.5pt;width:14.15pt;height:14.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" fillcolor="#f8f8f8" strokecolor="red">
                <v:fill opacity="38550f"/>
                <v:path arrowok="t"/>
                <v:textbox inset="0,.2mm,0,0">
                  <w:txbxContent>
                    <w:p w:rsidR="00962DD1" w:rsidRPr="00E60440" w:rsidRDefault="00962DD1" w:rsidP="00B01129">
                      <w:pPr>
                        <w:spacing w:line="720" w:lineRule="auto"/>
                        <w:rPr>
                          <w:b/>
                          <w:sz w:val="16"/>
                        </w:rPr>
                      </w:pPr>
                      <w:r>
                        <w:rPr>
                          <w:b/>
                          <w:sz w:val="16"/>
                        </w:rPr>
                        <w:t>14</w:t>
                      </w:r>
                    </w:p>
                  </w:txbxContent>
                </v:textbox>
                <w10:wrap anchory="page"/>
              </v:oval>
            </w:pict>
          </mc:Fallback>
        </mc:AlternateContent>
      </w:r>
      <w:r>
        <w:rPr>
          <w:noProof/>
          <w:lang w:val="de-CH" w:eastAsia="de-CH"/>
        </w:rPr>
        <w:drawing>
          <wp:anchor distT="0" distB="0" distL="114300" distR="114300" simplePos="0" relativeHeight="251650044" behindDoc="0" locked="0" layoutInCell="1" allowOverlap="1" wp14:anchorId="40AB10CD" wp14:editId="7DB0671B">
            <wp:simplePos x="0" y="0"/>
            <wp:positionH relativeFrom="column">
              <wp:posOffset>3979545</wp:posOffset>
            </wp:positionH>
            <wp:positionV relativeFrom="paragraph">
              <wp:posOffset>38100</wp:posOffset>
            </wp:positionV>
            <wp:extent cx="1676400" cy="11049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6400" cy="1104900"/>
                    </a:xfrm>
                    <a:prstGeom prst="rect">
                      <a:avLst/>
                    </a:prstGeom>
                    <a:noFill/>
                  </pic:spPr>
                </pic:pic>
              </a:graphicData>
            </a:graphic>
            <wp14:sizeRelH relativeFrom="page">
              <wp14:pctWidth>0</wp14:pctWidth>
            </wp14:sizeRelH>
            <wp14:sizeRelV relativeFrom="page">
              <wp14:pctHeight>0</wp14:pctHeight>
            </wp14:sizeRelV>
          </wp:anchor>
        </w:drawing>
      </w:r>
      <w:r w:rsidR="00B30272" w:rsidRPr="005866C0">
        <w:t xml:space="preserve">If you do not want to </w:t>
      </w:r>
      <w:r w:rsidR="000358FC" w:rsidRPr="005866C0">
        <w:t>follow</w:t>
      </w:r>
      <w:r w:rsidR="00B30272" w:rsidRPr="005866C0">
        <w:t xml:space="preserve"> </w:t>
      </w:r>
      <w:r w:rsidR="000358FC" w:rsidRPr="005866C0">
        <w:t>the cutting</w:t>
      </w:r>
      <w:r w:rsidR="00B30272" w:rsidRPr="005866C0">
        <w:t xml:space="preserve"> progress in Rhino click “Stop Trace”. </w:t>
      </w:r>
      <w:r w:rsidR="000358FC" w:rsidRPr="005866C0">
        <w:t>While tracing you cannot use Rhino.</w:t>
      </w:r>
      <w:r w:rsidR="006D6A9A" w:rsidRPr="005866C0">
        <w:t xml:space="preserve"> This will </w:t>
      </w:r>
      <w:r w:rsidR="006D6A9A" w:rsidRPr="00C04E58">
        <w:t>not</w:t>
      </w:r>
      <w:r w:rsidR="00C04E58">
        <w:t xml:space="preserve"> stop the cutting process</w:t>
      </w:r>
      <w:r w:rsidR="00C04E58" w:rsidRPr="00C04E58">
        <w:t xml:space="preserve"> or the job transmission to the cutter.</w:t>
      </w:r>
      <w:r w:rsidR="006D6A9A" w:rsidRPr="005866C0">
        <w:br/>
      </w:r>
      <w:r w:rsidR="006D6A9A" w:rsidRPr="00C04E58">
        <w:rPr>
          <w:b/>
          <w:bCs/>
        </w:rPr>
        <w:t xml:space="preserve">You </w:t>
      </w:r>
      <w:r w:rsidR="00215C31" w:rsidRPr="00C04E58">
        <w:rPr>
          <w:b/>
          <w:bCs/>
        </w:rPr>
        <w:t>can</w:t>
      </w:r>
      <w:r w:rsidR="00215C31">
        <w:rPr>
          <w:b/>
          <w:bCs/>
        </w:rPr>
        <w:t>n</w:t>
      </w:r>
      <w:r w:rsidR="00215C31" w:rsidRPr="00C04E58">
        <w:rPr>
          <w:b/>
          <w:bCs/>
        </w:rPr>
        <w:t>ot</w:t>
      </w:r>
      <w:r w:rsidR="006D6A9A" w:rsidRPr="00C04E58">
        <w:rPr>
          <w:b/>
          <w:bCs/>
        </w:rPr>
        <w:t xml:space="preserve"> stop </w:t>
      </w:r>
      <w:r w:rsidR="00D62677" w:rsidRPr="00C04E58">
        <w:rPr>
          <w:b/>
          <w:bCs/>
        </w:rPr>
        <w:t xml:space="preserve">the </w:t>
      </w:r>
      <w:r w:rsidR="006D6A9A" w:rsidRPr="00C04E58">
        <w:rPr>
          <w:b/>
          <w:bCs/>
        </w:rPr>
        <w:t>cutting</w:t>
      </w:r>
      <w:r w:rsidR="00D62677" w:rsidRPr="00C04E58">
        <w:rPr>
          <w:b/>
          <w:bCs/>
        </w:rPr>
        <w:t xml:space="preserve"> machine</w:t>
      </w:r>
      <w:r w:rsidR="006D6A9A" w:rsidRPr="00C04E58">
        <w:rPr>
          <w:b/>
          <w:bCs/>
        </w:rPr>
        <w:t xml:space="preserve"> </w:t>
      </w:r>
      <w:r w:rsidR="00215C31">
        <w:rPr>
          <w:b/>
          <w:bCs/>
        </w:rPr>
        <w:t>in</w:t>
      </w:r>
      <w:r w:rsidR="00D62677" w:rsidRPr="00C04E58">
        <w:rPr>
          <w:b/>
          <w:bCs/>
        </w:rPr>
        <w:t xml:space="preserve"> rhino</w:t>
      </w:r>
      <w:r w:rsidR="006D6A9A" w:rsidRPr="00C04E58">
        <w:rPr>
          <w:b/>
          <w:bCs/>
        </w:rPr>
        <w:t>!</w:t>
      </w:r>
      <w:r w:rsidR="008648C1" w:rsidRPr="00C04E58">
        <w:rPr>
          <w:b/>
          <w:bCs/>
        </w:rPr>
        <w:br/>
      </w:r>
    </w:p>
    <w:p w:rsidR="006C0A9C" w:rsidRDefault="006C0A9C">
      <w:r>
        <w:br w:type="page"/>
      </w:r>
    </w:p>
    <w:p w:rsidR="00594618" w:rsidRPr="00594618" w:rsidRDefault="008C1D0B" w:rsidP="00594618">
      <w:pPr>
        <w:pStyle w:val="ListParagraph"/>
        <w:ind w:left="426" w:right="5151"/>
        <w:rPr>
          <w:b/>
        </w:rPr>
      </w:pPr>
      <w:r w:rsidRPr="005866C0">
        <w:rPr>
          <w:noProof/>
          <w:lang w:val="de-CH" w:eastAsia="de-CH"/>
        </w:rPr>
        <w:lastRenderedPageBreak/>
        <w:drawing>
          <wp:anchor distT="0" distB="0" distL="114300" distR="114300" simplePos="0" relativeHeight="251655168" behindDoc="0" locked="0" layoutInCell="1" allowOverlap="1" wp14:anchorId="73706074" wp14:editId="393146B1">
            <wp:simplePos x="0" y="0"/>
            <wp:positionH relativeFrom="column">
              <wp:posOffset>3970020</wp:posOffset>
            </wp:positionH>
            <wp:positionV relativeFrom="page">
              <wp:posOffset>534670</wp:posOffset>
            </wp:positionV>
            <wp:extent cx="1817370" cy="16268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b="70682"/>
                    <a:stretch/>
                  </pic:blipFill>
                  <pic:spPr bwMode="auto">
                    <a:xfrm>
                      <a:off x="0" y="0"/>
                      <a:ext cx="1817370" cy="1626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rPr>
        <w:t>L</w:t>
      </w:r>
      <w:r w:rsidR="00594618" w:rsidRPr="00594618">
        <w:rPr>
          <w:b/>
        </w:rPr>
        <w:t>ayers Tab</w:t>
      </w:r>
    </w:p>
    <w:p w:rsidR="002B4CFC" w:rsidRPr="005866C0" w:rsidRDefault="008C1D0B" w:rsidP="00C04E58">
      <w:pPr>
        <w:pStyle w:val="ListParagraph"/>
        <w:numPr>
          <w:ilvl w:val="0"/>
          <w:numId w:val="8"/>
        </w:numPr>
        <w:ind w:left="426" w:right="5151"/>
      </w:pPr>
      <w:r>
        <w:rPr>
          <w:noProof/>
          <w:sz w:val="32"/>
          <w:lang w:val="de-CH" w:eastAsia="de-CH"/>
        </w:rPr>
        <mc:AlternateContent>
          <mc:Choice Requires="wps">
            <w:drawing>
              <wp:anchor distT="0" distB="0" distL="114300" distR="114300" simplePos="0" relativeHeight="251738112" behindDoc="0" locked="0" layoutInCell="1" allowOverlap="1" wp14:anchorId="3271B437" wp14:editId="4F1B797F">
                <wp:simplePos x="0" y="0"/>
                <wp:positionH relativeFrom="column">
                  <wp:posOffset>4819650</wp:posOffset>
                </wp:positionH>
                <wp:positionV relativeFrom="page">
                  <wp:posOffset>890270</wp:posOffset>
                </wp:positionV>
                <wp:extent cx="179705" cy="179705"/>
                <wp:effectExtent l="0" t="0" r="10795" b="10795"/>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705" cy="179705"/>
                        </a:xfrm>
                        <a:prstGeom prst="ellipse">
                          <a:avLst/>
                        </a:prstGeom>
                        <a:solidFill>
                          <a:srgbClr val="F8F8F8">
                            <a:alpha val="58824"/>
                          </a:srgbClr>
                        </a:solidFill>
                        <a:ln w="9525">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E60440" w:rsidRDefault="00962DD1" w:rsidP="00594618">
                            <w:pPr>
                              <w:spacing w:line="720" w:lineRule="auto"/>
                              <w:rPr>
                                <w:b/>
                                <w:sz w:val="16"/>
                              </w:rPr>
                            </w:pPr>
                            <w:r>
                              <w:rPr>
                                <w:b/>
                                <w:sz w:val="16"/>
                              </w:rPr>
                              <w:t>15</w:t>
                            </w:r>
                          </w:p>
                        </w:txbxContent>
                      </wps:txbx>
                      <wps:bodyPr rot="0" spcFirstLastPara="0" vertOverflow="overflow" horzOverflow="overflow" vert="horz" wrap="square" lIns="0" tIns="720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 o:spid="_x0000_s1050" style="position:absolute;left:0;text-align:left;margin-left:379.5pt;margin-top:70.1pt;width:14.15pt;height:14.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" fillcolor="#f8f8f8" strokecolor="red">
                <v:fill opacity="38550f"/>
                <v:path arrowok="t"/>
                <v:textbox inset="0,.2mm,0,0">
                  <w:txbxContent>
                    <w:p w:rsidR="00962DD1" w:rsidRPr="00E60440" w:rsidRDefault="00962DD1" w:rsidP="00594618">
                      <w:pPr>
                        <w:spacing w:line="720" w:lineRule="auto"/>
                        <w:rPr>
                          <w:b/>
                          <w:sz w:val="16"/>
                        </w:rPr>
                      </w:pPr>
                      <w:r>
                        <w:rPr>
                          <w:b/>
                          <w:sz w:val="16"/>
                        </w:rPr>
                        <w:t>15</w:t>
                      </w:r>
                    </w:p>
                  </w:txbxContent>
                </v:textbox>
                <w10:wrap anchory="page"/>
              </v:oval>
            </w:pict>
          </mc:Fallback>
        </mc:AlternateContent>
      </w:r>
      <w:r w:rsidR="00026E1A" w:rsidRPr="005866C0">
        <w:t>You can filter all visible layers</w:t>
      </w:r>
      <w:r w:rsidR="00594618">
        <w:br/>
      </w:r>
    </w:p>
    <w:p w:rsidR="00D62677" w:rsidRPr="005866C0" w:rsidRDefault="00594618" w:rsidP="00C04E58">
      <w:pPr>
        <w:pStyle w:val="ListParagraph"/>
        <w:numPr>
          <w:ilvl w:val="0"/>
          <w:numId w:val="8"/>
        </w:numPr>
        <w:ind w:left="426" w:right="5151"/>
      </w:pPr>
      <w:r>
        <w:rPr>
          <w:noProof/>
          <w:sz w:val="32"/>
          <w:lang w:val="de-CH" w:eastAsia="de-CH"/>
        </w:rPr>
        <mc:AlternateContent>
          <mc:Choice Requires="wps">
            <w:drawing>
              <wp:anchor distT="0" distB="0" distL="114300" distR="114300" simplePos="0" relativeHeight="251740160" behindDoc="0" locked="0" layoutInCell="1" allowOverlap="1" wp14:anchorId="6C10DCF8" wp14:editId="5DF9FC25">
                <wp:simplePos x="0" y="0"/>
                <wp:positionH relativeFrom="column">
                  <wp:posOffset>4591050</wp:posOffset>
                </wp:positionH>
                <wp:positionV relativeFrom="page">
                  <wp:posOffset>1661795</wp:posOffset>
                </wp:positionV>
                <wp:extent cx="179705" cy="179705"/>
                <wp:effectExtent l="0" t="0" r="10795" b="10795"/>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705" cy="179705"/>
                        </a:xfrm>
                        <a:prstGeom prst="ellipse">
                          <a:avLst/>
                        </a:prstGeom>
                        <a:solidFill>
                          <a:srgbClr val="F8F8F8">
                            <a:alpha val="58824"/>
                          </a:srgbClr>
                        </a:solidFill>
                        <a:ln w="9525">
                          <a:solidFill>
                            <a:srgbClr val="FF0000"/>
                          </a:solidFill>
                        </a:ln>
                      </wps:spPr>
                      <wps:style>
                        <a:lnRef idx="2">
                          <a:schemeClr val="dk1"/>
                        </a:lnRef>
                        <a:fillRef idx="1">
                          <a:schemeClr val="lt1"/>
                        </a:fillRef>
                        <a:effectRef idx="0">
                          <a:schemeClr val="dk1"/>
                        </a:effectRef>
                        <a:fontRef idx="minor">
                          <a:schemeClr val="dk1"/>
                        </a:fontRef>
                      </wps:style>
                      <wps:txbx>
                        <w:txbxContent>
                          <w:p w:rsidR="00962DD1" w:rsidRPr="00E60440" w:rsidRDefault="00962DD1" w:rsidP="00594618">
                            <w:pPr>
                              <w:spacing w:line="720" w:lineRule="auto"/>
                              <w:rPr>
                                <w:b/>
                                <w:sz w:val="16"/>
                              </w:rPr>
                            </w:pPr>
                            <w:r>
                              <w:rPr>
                                <w:b/>
                                <w:sz w:val="16"/>
                              </w:rPr>
                              <w:t>16</w:t>
                            </w:r>
                          </w:p>
                        </w:txbxContent>
                      </wps:txbx>
                      <wps:bodyPr rot="0" spcFirstLastPara="0" vertOverflow="overflow" horzOverflow="overflow" vert="horz" wrap="square" lIns="0" tIns="720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9" o:spid="_x0000_s1051" style="position:absolute;left:0;text-align:left;margin-left:361.5pt;margin-top:130.85pt;width:14.15pt;height:14.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" fillcolor="#f8f8f8" strokecolor="red">
                <v:fill opacity="38550f"/>
                <v:path arrowok="t"/>
                <v:textbox inset="0,.2mm,0,0">
                  <w:txbxContent>
                    <w:p w:rsidR="00962DD1" w:rsidRPr="00E60440" w:rsidRDefault="00962DD1" w:rsidP="00594618">
                      <w:pPr>
                        <w:spacing w:line="720" w:lineRule="auto"/>
                        <w:rPr>
                          <w:b/>
                          <w:sz w:val="16"/>
                        </w:rPr>
                      </w:pPr>
                      <w:r>
                        <w:rPr>
                          <w:b/>
                          <w:sz w:val="16"/>
                        </w:rPr>
                        <w:t>16</w:t>
                      </w:r>
                    </w:p>
                  </w:txbxContent>
                </v:textbox>
                <w10:wrap anchory="page"/>
              </v:oval>
            </w:pict>
          </mc:Fallback>
        </mc:AlternateContent>
      </w:r>
      <w:r w:rsidR="00B30272" w:rsidRPr="005866C0">
        <w:t xml:space="preserve">On the Layers tab you have to assign which layer is using which tool. This information </w:t>
      </w:r>
      <w:r w:rsidR="00B30272" w:rsidRPr="00594618">
        <w:t>will</w:t>
      </w:r>
      <w:r w:rsidR="00B30272" w:rsidRPr="005866C0">
        <w:t xml:space="preserve"> be stored in the drawing.</w:t>
      </w:r>
      <w:r w:rsidR="00D62677" w:rsidRPr="005866C0">
        <w:br w:type="page"/>
      </w:r>
    </w:p>
    <w:p w:rsidR="00AE2D6C" w:rsidRDefault="00AE2D6C" w:rsidP="001E0B3F">
      <w:pPr>
        <w:pStyle w:val="Heading2"/>
      </w:pPr>
      <w:r w:rsidRPr="005866C0">
        <w:lastRenderedPageBreak/>
        <w:t>Plug-In Installation</w:t>
      </w:r>
      <w:r>
        <w:br/>
      </w:r>
    </w:p>
    <w:p w:rsidR="00AE2D6C" w:rsidRDefault="00AE2D6C" w:rsidP="00AE2D6C">
      <w:r>
        <w:t xml:space="preserve">The plugin is already installed at the control computers next to the cutters. </w:t>
      </w:r>
    </w:p>
    <w:p w:rsidR="00AE2D6C" w:rsidRDefault="00AE2D6C" w:rsidP="00AE2D6C">
      <w:r>
        <w:t>If you want to work on your own computer or something is failed on the control computer try the following steps:</w:t>
      </w:r>
    </w:p>
    <w:p w:rsidR="00AE2D6C" w:rsidRPr="007B7495" w:rsidRDefault="00AE2D6C" w:rsidP="00AE2D6C"/>
    <w:p w:rsidR="00AE2D6C" w:rsidRDefault="00AE2D6C" w:rsidP="00AE2D6C">
      <w:pPr>
        <w:pStyle w:val="ListParagraph"/>
        <w:numPr>
          <w:ilvl w:val="0"/>
          <w:numId w:val="11"/>
        </w:numPr>
      </w:pPr>
      <w:r>
        <w:t>Close Rhino</w:t>
      </w:r>
    </w:p>
    <w:p w:rsidR="00AE2D6C" w:rsidRDefault="00AE2D6C" w:rsidP="00AE2D6C">
      <w:pPr>
        <w:pStyle w:val="ListParagraph"/>
        <w:numPr>
          <w:ilvl w:val="0"/>
          <w:numId w:val="11"/>
        </w:numPr>
      </w:pPr>
      <w:r>
        <w:t xml:space="preserve">Make sure that nobody else is logged into the computer. </w:t>
      </w:r>
      <w:r>
        <w:br/>
        <w:t>If you’re not sure please restart the computer.</w:t>
      </w:r>
    </w:p>
    <w:p w:rsidR="00AE2D6C" w:rsidRDefault="00AE2D6C" w:rsidP="00AE2D6C">
      <w:pPr>
        <w:pStyle w:val="ListParagraph"/>
        <w:numPr>
          <w:ilvl w:val="0"/>
          <w:numId w:val="11"/>
        </w:numPr>
      </w:pPr>
      <w:r>
        <w:t>Open Rhino5</w:t>
      </w:r>
    </w:p>
    <w:p w:rsidR="00AE2D6C" w:rsidRPr="005866C0" w:rsidRDefault="00AE2D6C" w:rsidP="00AE2D6C">
      <w:pPr>
        <w:pStyle w:val="ListParagraph"/>
        <w:numPr>
          <w:ilvl w:val="0"/>
          <w:numId w:val="11"/>
        </w:numPr>
      </w:pPr>
      <w:r>
        <w:rPr>
          <w:noProof/>
          <w:lang w:val="de-CH" w:eastAsia="de-CH"/>
        </w:rPr>
        <mc:AlternateContent>
          <mc:Choice Requires="wps">
            <w:drawing>
              <wp:anchor distT="0" distB="0" distL="114300" distR="114300" simplePos="0" relativeHeight="251768832" behindDoc="0" locked="0" layoutInCell="1" allowOverlap="1" wp14:anchorId="5A4B006A" wp14:editId="0A5BCEB5">
                <wp:simplePos x="0" y="0"/>
                <wp:positionH relativeFrom="column">
                  <wp:posOffset>1658620</wp:posOffset>
                </wp:positionH>
                <wp:positionV relativeFrom="paragraph">
                  <wp:posOffset>1169977</wp:posOffset>
                </wp:positionV>
                <wp:extent cx="1057523" cy="794578"/>
                <wp:effectExtent l="76200" t="38100" r="85725" b="120015"/>
                <wp:wrapNone/>
                <wp:docPr id="78" name="Freeform 78"/>
                <wp:cNvGraphicFramePr/>
                <a:graphic xmlns:a="http://schemas.openxmlformats.org/drawingml/2006/main">
                  <a:graphicData uri="http://schemas.microsoft.com/office/word/2010/wordprocessingShape">
                    <wps:wsp>
                      <wps:cNvSpPr/>
                      <wps:spPr>
                        <a:xfrm>
                          <a:off x="0" y="0"/>
                          <a:ext cx="1057523" cy="794578"/>
                        </a:xfrm>
                        <a:custGeom>
                          <a:avLst/>
                          <a:gdLst>
                            <a:gd name="connsiteX0" fmla="*/ 0 w 1073426"/>
                            <a:gd name="connsiteY0" fmla="*/ 0 h 779228"/>
                            <a:gd name="connsiteX1" fmla="*/ 636105 w 1073426"/>
                            <a:gd name="connsiteY1" fmla="*/ 198783 h 779228"/>
                            <a:gd name="connsiteX2" fmla="*/ 1073426 w 1073426"/>
                            <a:gd name="connsiteY2" fmla="*/ 779228 h 779228"/>
                          </a:gdLst>
                          <a:ahLst/>
                          <a:cxnLst>
                            <a:cxn ang="0">
                              <a:pos x="connsiteX0" y="connsiteY0"/>
                            </a:cxn>
                            <a:cxn ang="0">
                              <a:pos x="connsiteX1" y="connsiteY1"/>
                            </a:cxn>
                            <a:cxn ang="0">
                              <a:pos x="connsiteX2" y="connsiteY2"/>
                            </a:cxn>
                          </a:cxnLst>
                          <a:rect l="l" t="t" r="r" b="b"/>
                          <a:pathLst>
                            <a:path w="1073426" h="779228">
                              <a:moveTo>
                                <a:pt x="0" y="0"/>
                              </a:moveTo>
                              <a:cubicBezTo>
                                <a:pt x="228600" y="34456"/>
                                <a:pt x="457201" y="68912"/>
                                <a:pt x="636105" y="198783"/>
                              </a:cubicBezTo>
                              <a:cubicBezTo>
                                <a:pt x="815009" y="328654"/>
                                <a:pt x="995238" y="678512"/>
                                <a:pt x="1073426" y="779228"/>
                              </a:cubicBezTo>
                            </a:path>
                          </a:pathLst>
                        </a:custGeom>
                        <a:noFill/>
                        <a:ln w="57150" cap="rnd" cmpd="sng">
                          <a:solidFill>
                            <a:schemeClr val="tx1"/>
                          </a:solidFill>
                          <a:round/>
                          <a:headEnd type="none" w="med" len="med"/>
                          <a:tailEnd type="arrow" w="med" len="lg"/>
                        </a:ln>
                        <a:effectLst>
                          <a:outerShdw blurRad="50800" dist="38100" dir="5400000" algn="t"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78" o:spid="_x0000_s1026" style="position:absolute;margin-left:130.6pt;margin-top:92.1pt;width:83.25pt;height:62.5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73426,779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" path="m,c228600,34456,457201,68912,636105,198783v178904,129871,359133,479729,437321,580445e" filled="f" strokecolor="black [3213]" strokeweight="4.5pt">
                <v:stroke endarrow="open" endarrowlength="long" endcap="round"/>
                <v:shadow on="t" color="black [3213]" opacity="26214f" origin=",-.5" offset="0,3pt"/>
                <v:path arrowok="t" o:connecttype="custom" o:connectlocs="0,0;626681,202699;1057523,794578" o:connectangles="0,0,0"/>
              </v:shape>
            </w:pict>
          </mc:Fallback>
        </mc:AlternateContent>
      </w:r>
      <w:r>
        <w:t xml:space="preserve">Drag &amp; Drop the file </w:t>
      </w:r>
      <w:r w:rsidRPr="00222397">
        <w:t>"</w:t>
      </w:r>
      <w:r w:rsidRPr="005866C0">
        <w:t>C:\HdM-Rhino5\RhinoCNC</w:t>
      </w:r>
      <w:r w:rsidRPr="00222397">
        <w:t>\RhinoPlugIn.rhp"</w:t>
      </w:r>
      <w:r w:rsidRPr="005866C0">
        <w:t xml:space="preserve"> </w:t>
      </w:r>
      <w:r>
        <w:t>to the Rhino5 window</w:t>
      </w:r>
      <w:r w:rsidRPr="00222397">
        <w:t xml:space="preserve"> </w:t>
      </w:r>
      <w:r>
        <w:br/>
      </w:r>
      <w:r w:rsidRPr="00A82158">
        <w:rPr>
          <w:noProof/>
          <w:lang w:val="de-CH" w:eastAsia="de-CH"/>
        </w:rPr>
        <w:drawing>
          <wp:inline distT="0" distB="0" distL="0" distR="0" wp14:anchorId="7F15B451" wp14:editId="7EB37AF6">
            <wp:extent cx="5078592" cy="3808674"/>
            <wp:effectExtent l="0" t="0" r="825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81662" cy="3810976"/>
                    </a:xfrm>
                    <a:prstGeom prst="rect">
                      <a:avLst/>
                    </a:prstGeom>
                  </pic:spPr>
                </pic:pic>
              </a:graphicData>
            </a:graphic>
          </wp:inline>
        </w:drawing>
      </w:r>
    </w:p>
    <w:p w:rsidR="00AE2D6C" w:rsidRDefault="00AE2D6C" w:rsidP="00AE2D6C">
      <w:pPr>
        <w:pStyle w:val="ListParagraph"/>
        <w:numPr>
          <w:ilvl w:val="0"/>
          <w:numId w:val="11"/>
        </w:numPr>
      </w:pPr>
      <w:r>
        <w:t xml:space="preserve">In Rhino5 type the command: </w:t>
      </w:r>
      <w:proofErr w:type="spellStart"/>
      <w:r>
        <w:t>CNC_OpenPanel</w:t>
      </w:r>
      <w:proofErr w:type="spellEnd"/>
    </w:p>
    <w:p w:rsidR="00AE2D6C" w:rsidRDefault="00AE2D6C" w:rsidP="00AE2D6C">
      <w:pPr>
        <w:pStyle w:val="ListParagraph"/>
        <w:numPr>
          <w:ilvl w:val="0"/>
          <w:numId w:val="11"/>
        </w:numPr>
      </w:pPr>
      <w:r w:rsidRPr="00222397">
        <w:t>Make sure that you can see the whole plugin with all buttons</w:t>
      </w:r>
      <w:r>
        <w:t>.</w:t>
      </w:r>
      <w:r w:rsidRPr="005866C0">
        <w:t xml:space="preserve"> </w:t>
      </w:r>
    </w:p>
    <w:p w:rsidR="00AE2D6C" w:rsidRDefault="00AE2D6C" w:rsidP="00AE2D6C"/>
    <w:p w:rsidR="00AE2D6C" w:rsidRDefault="00AE2D6C" w:rsidP="00AE2D6C">
      <w:r>
        <w:t>I</w:t>
      </w:r>
      <w:r w:rsidRPr="005866C0">
        <w:t xml:space="preserve">f you cannot find the folder C:\HdM-Rhino5\RhinoCNC </w:t>
      </w:r>
      <w:proofErr w:type="gramStart"/>
      <w:r>
        <w:t>do</w:t>
      </w:r>
      <w:proofErr w:type="gramEnd"/>
      <w:r>
        <w:t xml:space="preserve"> the following: </w:t>
      </w:r>
      <w:r>
        <w:br/>
        <w:t>Open a Windows Explorer an go to:</w:t>
      </w:r>
      <w:r w:rsidRPr="007B7495">
        <w:t xml:space="preserve"> </w:t>
      </w:r>
      <w:r>
        <w:t xml:space="preserve">"W:\01 AUTOCAD\ACA2012\admin”. </w:t>
      </w:r>
      <w:r>
        <w:br/>
        <w:t xml:space="preserve">If you can’t see this folder, type the whole path in to the address bar. </w:t>
      </w:r>
      <w:r>
        <w:br/>
        <w:t>Double click on “Sync force - HdM-Rhino5.bat” and try this instruction again from point 1.</w:t>
      </w:r>
    </w:p>
    <w:p w:rsidR="00A00E4F" w:rsidRDefault="00AE2D6C" w:rsidP="00A00E4F">
      <w:pPr>
        <w:pStyle w:val="Heading2"/>
        <w:rPr>
          <w:ins w:id="78" w:author="Holger Rasch" w:date="2014-07-02T17:08:00Z"/>
        </w:rPr>
        <w:pPrChange w:id="79" w:author="Holger Rasch" w:date="2014-07-02T17:08:00Z">
          <w:pPr/>
        </w:pPrChange>
      </w:pPr>
      <w:del w:id="80" w:author="Holger Rasch" w:date="2014-07-02T17:08:00Z">
        <w:r w:rsidDel="00A00E4F">
          <w:br w:type="page"/>
        </w:r>
      </w:del>
      <w:ins w:id="81" w:author="Holger Rasch" w:date="2014-07-02T16:31:00Z">
        <w:r w:rsidR="00FE6CF9">
          <w:t xml:space="preserve">Appendix </w:t>
        </w:r>
      </w:ins>
      <w:ins w:id="82" w:author="Holger Rasch" w:date="2014-07-02T17:08:00Z">
        <w:r w:rsidR="00A00E4F">
          <w:t>C</w:t>
        </w:r>
      </w:ins>
    </w:p>
    <w:p w:rsidR="00A00E4F" w:rsidRDefault="00A00E4F" w:rsidP="00A00E4F">
      <w:pPr>
        <w:rPr>
          <w:ins w:id="83" w:author="Holger Rasch" w:date="2014-07-02T17:08:00Z"/>
        </w:rPr>
      </w:pPr>
      <w:proofErr w:type="gramStart"/>
      <w:ins w:id="84" w:author="Holger Rasch" w:date="2014-07-02T17:09:00Z">
        <w:r>
          <w:t>for</w:t>
        </w:r>
        <w:proofErr w:type="gramEnd"/>
        <w:r>
          <w:t xml:space="preserve"> pin board next to the </w:t>
        </w:r>
      </w:ins>
      <w:ins w:id="85" w:author="Holger Rasch" w:date="2014-07-02T17:16:00Z">
        <w:r w:rsidR="003A32C9">
          <w:t xml:space="preserve">laser </w:t>
        </w:r>
      </w:ins>
      <w:ins w:id="86" w:author="Holger Rasch" w:date="2014-07-02T17:09:00Z">
        <w:r>
          <w:t>cutter and</w:t>
        </w:r>
        <w:r>
          <w:br/>
        </w:r>
      </w:ins>
      <w:ins w:id="87" w:author="Holger Rasch" w:date="2014-07-02T17:08:00Z">
        <w:r>
          <w:t>as part of the handout documentation after the cutter introduction</w:t>
        </w:r>
      </w:ins>
    </w:p>
    <w:p w:rsidR="00FE6CF9" w:rsidRDefault="00FE6CF9">
      <w:pPr>
        <w:rPr>
          <w:ins w:id="88" w:author="Holger Rasch" w:date="2014-07-02T16:31:00Z"/>
        </w:rPr>
      </w:pPr>
      <w:ins w:id="89" w:author="Holger Rasch" w:date="2014-07-02T16:31:00Z">
        <w:r>
          <w:br w:type="page"/>
        </w:r>
      </w:ins>
    </w:p>
    <w:p w:rsidR="008462B6" w:rsidRPr="008462B6" w:rsidRDefault="008462B6" w:rsidP="008462B6">
      <w:pPr>
        <w:pStyle w:val="Heading2"/>
        <w:rPr>
          <w:ins w:id="90" w:author="Holger Rasch" w:date="2014-07-02T16:34:00Z"/>
          <w:lang w:val="en-GB"/>
        </w:rPr>
        <w:pPrChange w:id="91" w:author="Holger Rasch" w:date="2014-07-02T16:38:00Z">
          <w:pPr/>
        </w:pPrChange>
      </w:pPr>
      <w:ins w:id="92" w:author="Holger Rasch" w:date="2014-07-02T16:34:00Z">
        <w:r>
          <w:rPr>
            <w:lang w:val="en-GB"/>
          </w:rPr>
          <w:t>LASE</w:t>
        </w:r>
      </w:ins>
      <w:ins w:id="93" w:author="Holger Rasch" w:date="2014-07-02T16:37:00Z">
        <w:r>
          <w:rPr>
            <w:lang w:val="en-GB"/>
          </w:rPr>
          <w:t xml:space="preserve">R </w:t>
        </w:r>
      </w:ins>
      <w:ins w:id="94" w:author="Holger Rasch" w:date="2014-07-02T16:34:00Z">
        <w:r>
          <w:rPr>
            <w:lang w:val="en-GB"/>
          </w:rPr>
          <w:t>I</w:t>
        </w:r>
        <w:r w:rsidRPr="008462B6">
          <w:rPr>
            <w:lang w:val="en-GB"/>
          </w:rPr>
          <w:t>NSTRUCTIONS</w:t>
        </w:r>
      </w:ins>
    </w:p>
    <w:p w:rsidR="008462B6" w:rsidRPr="008462B6" w:rsidRDefault="008462B6" w:rsidP="008462B6">
      <w:pPr>
        <w:pStyle w:val="Heading3"/>
        <w:rPr>
          <w:ins w:id="95" w:author="Holger Rasch" w:date="2014-07-02T16:34:00Z"/>
          <w:lang w:val="en-GB"/>
        </w:rPr>
        <w:pPrChange w:id="96" w:author="Holger Rasch" w:date="2014-07-02T16:36:00Z">
          <w:pPr/>
        </w:pPrChange>
      </w:pPr>
      <w:ins w:id="97" w:author="Holger Rasch" w:date="2014-07-02T16:34:00Z">
        <w:r w:rsidRPr="008462B6">
          <w:rPr>
            <w:lang w:val="en-GB"/>
          </w:rPr>
          <w:t>Saf</w:t>
        </w:r>
        <w:r>
          <w:rPr>
            <w:lang w:val="en-GB"/>
          </w:rPr>
          <w:t>ety Instructions and Security:</w:t>
        </w:r>
      </w:ins>
    </w:p>
    <w:p w:rsidR="008462B6" w:rsidRPr="008462B6" w:rsidRDefault="008462B6" w:rsidP="008462B6">
      <w:pPr>
        <w:pStyle w:val="NoSpacing"/>
        <w:ind w:left="142" w:hanging="142"/>
        <w:rPr>
          <w:ins w:id="98" w:author="Holger Rasch" w:date="2014-07-02T16:34:00Z"/>
          <w:lang w:val="en-GB"/>
        </w:rPr>
        <w:pPrChange w:id="99" w:author="Holger Rasch" w:date="2014-07-02T16:39:00Z">
          <w:pPr/>
        </w:pPrChange>
      </w:pPr>
      <w:ins w:id="100" w:author="Holger Rasch" w:date="2014-07-02T16:34:00Z">
        <w:r w:rsidRPr="008462B6">
          <w:rPr>
            <w:lang w:val="en-GB"/>
          </w:rPr>
          <w:t xml:space="preserve">- Always stay at the machine while you are working! Never leave the room! </w:t>
        </w:r>
      </w:ins>
    </w:p>
    <w:p w:rsidR="008462B6" w:rsidRPr="008462B6" w:rsidRDefault="008462B6" w:rsidP="008462B6">
      <w:pPr>
        <w:pStyle w:val="NoSpacing"/>
        <w:ind w:left="142" w:hanging="142"/>
        <w:rPr>
          <w:ins w:id="101" w:author="Holger Rasch" w:date="2014-07-02T16:34:00Z"/>
          <w:lang w:val="en-GB"/>
        </w:rPr>
        <w:pPrChange w:id="102" w:author="Holger Rasch" w:date="2014-07-02T16:39:00Z">
          <w:pPr/>
        </w:pPrChange>
      </w:pPr>
      <w:ins w:id="103" w:author="Holger Rasch" w:date="2014-07-02T16:34:00Z">
        <w:r w:rsidRPr="008462B6">
          <w:rPr>
            <w:lang w:val="en-GB"/>
          </w:rPr>
          <w:t xml:space="preserve">- For your own safety wear the special glasses if you want to see how the </w:t>
        </w:r>
        <w:r>
          <w:rPr>
            <w:lang w:val="en-GB"/>
          </w:rPr>
          <w:t>laser is working while cutting.</w:t>
        </w:r>
      </w:ins>
    </w:p>
    <w:p w:rsidR="008462B6" w:rsidRPr="008462B6" w:rsidRDefault="008462B6" w:rsidP="008462B6">
      <w:pPr>
        <w:pStyle w:val="NoSpacing"/>
        <w:ind w:left="142" w:hanging="142"/>
        <w:rPr>
          <w:ins w:id="104" w:author="Holger Rasch" w:date="2014-07-02T16:34:00Z"/>
          <w:lang w:val="en-GB"/>
        </w:rPr>
        <w:pPrChange w:id="105" w:author="Holger Rasch" w:date="2014-07-02T16:39:00Z">
          <w:pPr/>
        </w:pPrChange>
      </w:pPr>
      <w:ins w:id="106" w:author="Holger Rasch" w:date="2014-07-02T16:34:00Z">
        <w:r w:rsidRPr="008462B6">
          <w:rPr>
            <w:lang w:val="en-GB"/>
          </w:rPr>
          <w:t xml:space="preserve">- It will protect you from </w:t>
        </w:r>
        <w:r>
          <w:rPr>
            <w:lang w:val="en-GB"/>
          </w:rPr>
          <w:t>reflecting rays.</w:t>
        </w:r>
      </w:ins>
    </w:p>
    <w:p w:rsidR="008462B6" w:rsidRPr="008462B6" w:rsidRDefault="008462B6" w:rsidP="008462B6">
      <w:pPr>
        <w:pStyle w:val="NoSpacing"/>
        <w:ind w:left="142" w:hanging="142"/>
        <w:rPr>
          <w:ins w:id="107" w:author="Holger Rasch" w:date="2014-07-02T16:34:00Z"/>
          <w:lang w:val="en-GB"/>
        </w:rPr>
        <w:pPrChange w:id="108" w:author="Holger Rasch" w:date="2014-07-02T16:39:00Z">
          <w:pPr/>
        </w:pPrChange>
      </w:pPr>
      <w:ins w:id="109" w:author="Holger Rasch" w:date="2014-07-02T16:34:00Z">
        <w:r w:rsidRPr="008462B6">
          <w:rPr>
            <w:lang w:val="en-GB"/>
          </w:rPr>
          <w:t>- Whenever problems with the machine occur stop the machine. Push t</w:t>
        </w:r>
        <w:r>
          <w:rPr>
            <w:lang w:val="en-GB"/>
          </w:rPr>
          <w:t xml:space="preserve">he emergency button and the </w:t>
        </w:r>
        <w:r w:rsidRPr="008462B6">
          <w:rPr>
            <w:lang w:val="en-GB"/>
          </w:rPr>
          <w:t xml:space="preserve">machine will shut down. </w:t>
        </w:r>
      </w:ins>
    </w:p>
    <w:p w:rsidR="008462B6" w:rsidRPr="008462B6" w:rsidRDefault="008462B6" w:rsidP="008462B6">
      <w:pPr>
        <w:pStyle w:val="NoSpacing"/>
        <w:ind w:left="142" w:hanging="142"/>
        <w:rPr>
          <w:ins w:id="110" w:author="Holger Rasch" w:date="2014-07-02T16:34:00Z"/>
          <w:lang w:val="en-GB"/>
        </w:rPr>
        <w:pPrChange w:id="111" w:author="Holger Rasch" w:date="2014-07-02T16:39:00Z">
          <w:pPr/>
        </w:pPrChange>
      </w:pPr>
      <w:ins w:id="112" w:author="Holger Rasch" w:date="2014-07-02T16:34:00Z">
        <w:r w:rsidRPr="008462B6">
          <w:rPr>
            <w:lang w:val="en-GB"/>
          </w:rPr>
          <w:t xml:space="preserve">- The number of the </w:t>
        </w:r>
        <w:r w:rsidRPr="008462B6">
          <w:rPr>
            <w:b/>
            <w:color w:val="FF0000"/>
            <w:lang w:val="en-GB"/>
            <w:rPrChange w:id="113" w:author="Holger Rasch" w:date="2014-07-02T16:39:00Z">
              <w:rPr>
                <w:lang w:val="en-GB"/>
              </w:rPr>
            </w:rPrChange>
          </w:rPr>
          <w:t>Swiss Fire Department</w:t>
        </w:r>
        <w:r w:rsidRPr="008462B6">
          <w:rPr>
            <w:color w:val="FF0000"/>
            <w:lang w:val="en-GB"/>
            <w:rPrChange w:id="114" w:author="Holger Rasch" w:date="2014-07-02T16:39:00Z">
              <w:rPr>
                <w:lang w:val="en-GB"/>
              </w:rPr>
            </w:rPrChange>
          </w:rPr>
          <w:t xml:space="preserve"> </w:t>
        </w:r>
        <w:r w:rsidRPr="008462B6">
          <w:rPr>
            <w:lang w:val="en-GB"/>
          </w:rPr>
          <w:t xml:space="preserve">is: </w:t>
        </w:r>
        <w:r w:rsidRPr="008462B6">
          <w:rPr>
            <w:b/>
            <w:color w:val="FF0000"/>
            <w:lang w:val="en-GB"/>
            <w:rPrChange w:id="115" w:author="Holger Rasch" w:date="2014-07-02T16:39:00Z">
              <w:rPr>
                <w:lang w:val="en-GB"/>
              </w:rPr>
            </w:rPrChange>
          </w:rPr>
          <w:t>118</w:t>
        </w:r>
        <w:r w:rsidRPr="008462B6">
          <w:rPr>
            <w:color w:val="FF0000"/>
            <w:lang w:val="en-GB"/>
            <w:rPrChange w:id="116" w:author="Holger Rasch" w:date="2014-07-02T16:39:00Z">
              <w:rPr>
                <w:lang w:val="en-GB"/>
              </w:rPr>
            </w:rPrChange>
          </w:rPr>
          <w:t xml:space="preserve"> </w:t>
        </w:r>
      </w:ins>
    </w:p>
    <w:p w:rsidR="008462B6" w:rsidRPr="008462B6" w:rsidRDefault="008462B6" w:rsidP="008462B6">
      <w:pPr>
        <w:pStyle w:val="NoSpacing"/>
        <w:ind w:left="142" w:hanging="142"/>
        <w:rPr>
          <w:ins w:id="117" w:author="Holger Rasch" w:date="2014-07-02T16:34:00Z"/>
          <w:lang w:val="en-GB"/>
        </w:rPr>
        <w:pPrChange w:id="118" w:author="Holger Rasch" w:date="2014-07-02T16:39:00Z">
          <w:pPr/>
        </w:pPrChange>
      </w:pPr>
      <w:ins w:id="119" w:author="Holger Rasch" w:date="2014-07-02T16:34:00Z">
        <w:r w:rsidRPr="008462B6">
          <w:rPr>
            <w:lang w:val="en-GB"/>
          </w:rPr>
          <w:t xml:space="preserve">- The fire extinguisher is next to the machine. </w:t>
        </w:r>
      </w:ins>
      <w:ins w:id="120" w:author="Holger Rasch" w:date="2014-07-02T16:39:00Z">
        <w:r>
          <w:rPr>
            <w:lang w:val="en-GB"/>
          </w:rPr>
          <w:br/>
        </w:r>
      </w:ins>
      <w:ins w:id="121" w:author="Holger Rasch" w:date="2014-07-02T16:34:00Z">
        <w:r w:rsidRPr="008462B6">
          <w:rPr>
            <w:lang w:val="en-GB"/>
          </w:rPr>
          <w:t xml:space="preserve">Make sure that you know how </w:t>
        </w:r>
        <w:r>
          <w:rPr>
            <w:lang w:val="en-GB"/>
          </w:rPr>
          <w:t>to use in case there is a fire.</w:t>
        </w:r>
      </w:ins>
    </w:p>
    <w:p w:rsidR="008462B6" w:rsidRPr="008462B6" w:rsidRDefault="008462B6" w:rsidP="008462B6">
      <w:pPr>
        <w:pStyle w:val="Heading3"/>
        <w:rPr>
          <w:ins w:id="122" w:author="Holger Rasch" w:date="2014-07-02T16:34:00Z"/>
          <w:lang w:val="en-GB"/>
        </w:rPr>
        <w:pPrChange w:id="123" w:author="Holger Rasch" w:date="2014-07-02T16:36:00Z">
          <w:pPr/>
        </w:pPrChange>
      </w:pPr>
      <w:ins w:id="124" w:author="Holger Rasch" w:date="2014-07-02T16:34:00Z">
        <w:r w:rsidRPr="008462B6">
          <w:rPr>
            <w:lang w:val="en-GB"/>
          </w:rPr>
          <w:t xml:space="preserve">Preparation on the machine: </w:t>
        </w:r>
      </w:ins>
    </w:p>
    <w:p w:rsidR="008462B6" w:rsidRDefault="008462B6" w:rsidP="008462B6">
      <w:pPr>
        <w:pStyle w:val="Heading4"/>
        <w:rPr>
          <w:ins w:id="125" w:author="Holger Rasch" w:date="2014-07-02T16:42:00Z"/>
          <w:lang w:val="en-GB"/>
        </w:rPr>
        <w:pPrChange w:id="126" w:author="Holger Rasch" w:date="2014-07-02T16:40:00Z">
          <w:pPr/>
        </w:pPrChange>
      </w:pPr>
      <w:ins w:id="127" w:author="Holger Rasch" w:date="2014-07-02T16:34:00Z">
        <w:r w:rsidRPr="008462B6">
          <w:rPr>
            <w:lang w:val="en-GB"/>
          </w:rPr>
          <w:t xml:space="preserve">1. Switch on the machine </w:t>
        </w:r>
      </w:ins>
      <w:ins w:id="128" w:author="Holger Rasch" w:date="2014-07-02T16:42:00Z">
        <w:r w:rsidR="00EC6350">
          <w:rPr>
            <w:lang w:val="en-GB"/>
          </w:rPr>
          <w:br/>
        </w:r>
      </w:ins>
    </w:p>
    <w:p w:rsidR="008462B6" w:rsidRPr="008462B6" w:rsidRDefault="008462B6" w:rsidP="008462B6">
      <w:pPr>
        <w:rPr>
          <w:ins w:id="129" w:author="Holger Rasch" w:date="2014-07-02T16:34:00Z"/>
          <w:b/>
          <w:lang w:val="en-GB"/>
          <w:rPrChange w:id="130" w:author="Holger Rasch" w:date="2014-07-02T16:40:00Z">
            <w:rPr>
              <w:ins w:id="131" w:author="Holger Rasch" w:date="2014-07-02T16:34:00Z"/>
              <w:lang w:val="en-GB"/>
            </w:rPr>
          </w:rPrChange>
        </w:rPr>
      </w:pPr>
      <w:ins w:id="132" w:author="Holger Rasch" w:date="2014-07-02T16:34:00Z">
        <w:r w:rsidRPr="008462B6">
          <w:rPr>
            <w:b/>
            <w:lang w:val="en-GB"/>
            <w:rPrChange w:id="133" w:author="Holger Rasch" w:date="2014-07-02T16:40:00Z">
              <w:rPr>
                <w:lang w:val="en-GB"/>
              </w:rPr>
            </w:rPrChange>
          </w:rPr>
          <w:t xml:space="preserve">Do NOT place your material on the table before you switch on the laser! </w:t>
        </w:r>
      </w:ins>
    </w:p>
    <w:p w:rsidR="008462B6" w:rsidRPr="008462B6" w:rsidRDefault="008462B6" w:rsidP="008462B6">
      <w:pPr>
        <w:rPr>
          <w:ins w:id="134" w:author="Holger Rasch" w:date="2014-07-02T16:34:00Z"/>
          <w:lang w:val="en-GB"/>
        </w:rPr>
      </w:pPr>
      <w:ins w:id="135" w:author="Holger Rasch" w:date="2014-07-02T16:34:00Z">
        <w:r w:rsidRPr="008462B6">
          <w:rPr>
            <w:lang w:val="en-GB"/>
          </w:rPr>
          <w:t xml:space="preserve">With the wrong settings you will make the </w:t>
        </w:r>
        <w:r>
          <w:rPr>
            <w:lang w:val="en-GB"/>
          </w:rPr>
          <w:t>laser crash into your material</w:t>
        </w:r>
        <w:r w:rsidRPr="008462B6">
          <w:rPr>
            <w:lang w:val="en-GB"/>
          </w:rPr>
          <w:t>! After switching on, the machine will take some seconds to initialize. Do not disturb while the laser is moving to the right hand corner. Let it run through its warm up exercise. When you are finished with the machine, turn it off with the key, located on the lower leg of the machine. Even if the laser is not cutting, it is still using energy.</w:t>
        </w:r>
      </w:ins>
    </w:p>
    <w:p w:rsidR="008462B6" w:rsidRPr="008462B6" w:rsidRDefault="008462B6" w:rsidP="00EC6350">
      <w:pPr>
        <w:pStyle w:val="Heading4"/>
        <w:rPr>
          <w:ins w:id="136" w:author="Holger Rasch" w:date="2014-07-02T16:34:00Z"/>
          <w:lang w:val="en-GB"/>
        </w:rPr>
        <w:pPrChange w:id="137" w:author="Holger Rasch" w:date="2014-07-02T16:42:00Z">
          <w:pPr/>
        </w:pPrChange>
      </w:pPr>
      <w:ins w:id="138" w:author="Holger Rasch" w:date="2014-07-02T16:34:00Z">
        <w:r w:rsidRPr="008462B6">
          <w:rPr>
            <w:lang w:val="en-GB"/>
          </w:rPr>
          <w:t xml:space="preserve">2. Place your material and move the laser over it, </w:t>
        </w:r>
      </w:ins>
      <w:ins w:id="139" w:author="Holger Rasch" w:date="2014-07-02T16:38:00Z">
        <w:r>
          <w:rPr>
            <w:lang w:val="en-GB"/>
          </w:rPr>
          <w:br/>
        </w:r>
      </w:ins>
      <w:ins w:id="140" w:author="Holger Rasch" w:date="2014-07-02T16:34:00Z">
        <w:r w:rsidR="00DA4BEC">
          <w:rPr>
            <w:lang w:val="en-GB"/>
          </w:rPr>
          <w:t>set the</w:t>
        </w:r>
      </w:ins>
      <w:ins w:id="141" w:author="Holger Rasch" w:date="2014-07-02T17:01:00Z">
        <w:r w:rsidR="00DA4BEC">
          <w:rPr>
            <w:lang w:val="en-GB"/>
          </w:rPr>
          <w:t xml:space="preserve"> </w:t>
        </w:r>
      </w:ins>
      <w:ins w:id="142" w:author="Holger Rasch" w:date="2014-07-02T16:34:00Z">
        <w:r w:rsidRPr="008462B6">
          <w:rPr>
            <w:lang w:val="en-GB"/>
          </w:rPr>
          <w:t>Laser</w:t>
        </w:r>
      </w:ins>
      <w:ins w:id="143" w:author="Holger Rasch" w:date="2014-07-02T17:01:00Z">
        <w:r w:rsidR="00DA4BEC">
          <w:rPr>
            <w:lang w:val="en-GB"/>
          </w:rPr>
          <w:t xml:space="preserve"> Height</w:t>
        </w:r>
      </w:ins>
      <w:ins w:id="144" w:author="Holger Rasch" w:date="2014-07-02T16:34:00Z">
        <w:r w:rsidRPr="008462B6">
          <w:rPr>
            <w:lang w:val="en-GB"/>
          </w:rPr>
          <w:t xml:space="preserve">, and then </w:t>
        </w:r>
      </w:ins>
      <w:ins w:id="145" w:author="Holger Rasch" w:date="2014-07-02T17:01:00Z">
        <w:r w:rsidR="00DA4BEC">
          <w:rPr>
            <w:lang w:val="en-GB"/>
          </w:rPr>
          <w:t>s</w:t>
        </w:r>
      </w:ins>
      <w:ins w:id="146" w:author="Holger Rasch" w:date="2014-07-02T16:34:00Z">
        <w:r w:rsidRPr="008462B6">
          <w:rPr>
            <w:lang w:val="en-GB"/>
          </w:rPr>
          <w:t>et the Reference Point.</w:t>
        </w:r>
      </w:ins>
    </w:p>
    <w:p w:rsidR="008462B6" w:rsidRPr="008462B6" w:rsidRDefault="008462B6" w:rsidP="008462B6">
      <w:pPr>
        <w:pStyle w:val="Heading4"/>
        <w:rPr>
          <w:ins w:id="147" w:author="Holger Rasch" w:date="2014-07-02T16:34:00Z"/>
          <w:lang w:val="en-GB"/>
        </w:rPr>
        <w:pPrChange w:id="148" w:author="Holger Rasch" w:date="2014-07-02T16:36:00Z">
          <w:pPr/>
        </w:pPrChange>
      </w:pPr>
      <w:ins w:id="149" w:author="Holger Rasch" w:date="2014-07-02T16:34:00Z">
        <w:r w:rsidRPr="008462B6">
          <w:rPr>
            <w:lang w:val="en-GB"/>
          </w:rPr>
          <w:t>Laser Height</w:t>
        </w:r>
      </w:ins>
    </w:p>
    <w:p w:rsidR="008462B6" w:rsidRPr="008462B6" w:rsidRDefault="008462B6" w:rsidP="008462B6">
      <w:pPr>
        <w:rPr>
          <w:ins w:id="150" w:author="Holger Rasch" w:date="2014-07-02T16:34:00Z"/>
          <w:lang w:val="en-GB"/>
        </w:rPr>
      </w:pPr>
      <w:ins w:id="151" w:author="Holger Rasch" w:date="2014-07-02T16:34:00Z">
        <w:r w:rsidRPr="008462B6">
          <w:rPr>
            <w:lang w:val="en-GB"/>
          </w:rPr>
          <w:t xml:space="preserve">You have to manually adjust the height of the laser to get a nice cut. If you were using the 5’’ lens, bring the laser down to the surface of your material until it touches. You can do so by screwing the metallic wheel on top of it. Check the marked position at the indicator attached to the laser and lift it up by </w:t>
        </w:r>
        <w:r w:rsidRPr="00DA4BEC">
          <w:rPr>
            <w:rStyle w:val="Important"/>
            <w:rPrChange w:id="152" w:author="Holger Rasch" w:date="2014-07-02T17:02:00Z">
              <w:rPr>
                <w:lang w:val="en-GB"/>
              </w:rPr>
            </w:rPrChange>
          </w:rPr>
          <w:t>7 mm</w:t>
        </w:r>
        <w:r w:rsidRPr="008462B6">
          <w:rPr>
            <w:lang w:val="en-GB"/>
          </w:rPr>
          <w:t xml:space="preserve"> to make sure that the crossing point of the laser rays will exactly be on the surface of your material. If the laser is not set to this 7mm height, then the cutting beam will not cut perpendicular to the materials. This will not create straight, clean cuts. This is because the laser is not at its correct Focal Point, in relation to its lenses.</w:t>
        </w:r>
      </w:ins>
    </w:p>
    <w:p w:rsidR="008462B6" w:rsidRPr="008462B6" w:rsidRDefault="008462B6" w:rsidP="008462B6">
      <w:pPr>
        <w:pStyle w:val="Heading4"/>
        <w:rPr>
          <w:ins w:id="153" w:author="Holger Rasch" w:date="2014-07-02T16:34:00Z"/>
          <w:lang w:val="en-GB"/>
        </w:rPr>
        <w:pPrChange w:id="154" w:author="Holger Rasch" w:date="2014-07-02T16:36:00Z">
          <w:pPr/>
        </w:pPrChange>
      </w:pPr>
      <w:ins w:id="155" w:author="Holger Rasch" w:date="2014-07-02T16:34:00Z">
        <w:r w:rsidRPr="008462B6">
          <w:rPr>
            <w:lang w:val="en-GB"/>
          </w:rPr>
          <w:t>Reference Point</w:t>
        </w:r>
      </w:ins>
    </w:p>
    <w:p w:rsidR="008462B6" w:rsidRPr="008462B6" w:rsidRDefault="008462B6" w:rsidP="008462B6">
      <w:pPr>
        <w:rPr>
          <w:ins w:id="156" w:author="Holger Rasch" w:date="2014-07-02T16:34:00Z"/>
          <w:lang w:val="en-GB"/>
        </w:rPr>
      </w:pPr>
      <w:ins w:id="157" w:author="Holger Rasch" w:date="2014-07-02T16:34:00Z">
        <w:r w:rsidRPr="008462B6">
          <w:rPr>
            <w:lang w:val="en-GB"/>
          </w:rPr>
          <w:t>To set the reference point you have to select Tool 2 to be active. Tool 2 is a normal laser pointer with which you can set the reference point really precise. Therefore go into the menu, “</w:t>
        </w:r>
        <w:r w:rsidRPr="00DA4BEC">
          <w:rPr>
            <w:rStyle w:val="XML-Comment"/>
            <w:b/>
            <w:sz w:val="22"/>
            <w:lang w:val="en-US"/>
            <w:rPrChange w:id="158" w:author="Holger Rasch" w:date="2014-07-02T16:55:00Z">
              <w:rPr>
                <w:lang w:val="en-GB"/>
              </w:rPr>
            </w:rPrChange>
          </w:rPr>
          <w:t>tool</w:t>
        </w:r>
        <w:r w:rsidRPr="008462B6">
          <w:rPr>
            <w:lang w:val="en-GB"/>
          </w:rPr>
          <w:t>”, “</w:t>
        </w:r>
        <w:r w:rsidRPr="00DA4BEC">
          <w:rPr>
            <w:rStyle w:val="XML-Comment"/>
            <w:b/>
            <w:sz w:val="22"/>
            <w:lang w:val="en-US"/>
            <w:rPrChange w:id="159" w:author="Holger Rasch" w:date="2014-07-02T16:54:00Z">
              <w:rPr>
                <w:lang w:val="en-GB"/>
              </w:rPr>
            </w:rPrChange>
          </w:rPr>
          <w:t>select tool</w:t>
        </w:r>
        <w:r w:rsidRPr="008462B6">
          <w:rPr>
            <w:lang w:val="en-GB"/>
          </w:rPr>
          <w:t>”, “</w:t>
        </w:r>
        <w:r w:rsidRPr="00DA4BEC">
          <w:rPr>
            <w:rStyle w:val="XML-Comment"/>
            <w:b/>
            <w:sz w:val="22"/>
            <w:lang w:val="en-US"/>
            <w:rPrChange w:id="160" w:author="Holger Rasch" w:date="2014-07-02T16:54:00Z">
              <w:rPr>
                <w:lang w:val="en-GB"/>
              </w:rPr>
            </w:rPrChange>
          </w:rPr>
          <w:t>tool</w:t>
        </w:r>
        <w:r w:rsidRPr="008462B6">
          <w:rPr>
            <w:lang w:val="en-GB"/>
          </w:rPr>
          <w:t xml:space="preserve"> </w:t>
        </w:r>
        <w:r w:rsidRPr="00DA4BEC">
          <w:rPr>
            <w:rStyle w:val="XML-Comment"/>
            <w:b/>
            <w:sz w:val="22"/>
            <w:lang w:val="en-US"/>
            <w:rPrChange w:id="161" w:author="Holger Rasch" w:date="2014-07-02T16:54:00Z">
              <w:rPr>
                <w:lang w:val="en-GB"/>
              </w:rPr>
            </w:rPrChange>
          </w:rPr>
          <w:t>number</w:t>
        </w:r>
        <w:r w:rsidRPr="008462B6">
          <w:rPr>
            <w:lang w:val="en-GB"/>
          </w:rPr>
          <w:t>” and “</w:t>
        </w:r>
        <w:r w:rsidRPr="00DA4BEC">
          <w:rPr>
            <w:rStyle w:val="XML-Comment"/>
            <w:b/>
            <w:sz w:val="22"/>
            <w:lang w:val="en-US"/>
            <w:rPrChange w:id="162" w:author="Holger Rasch" w:date="2014-07-02T16:54:00Z">
              <w:rPr>
                <w:lang w:val="en-GB"/>
              </w:rPr>
            </w:rPrChange>
          </w:rPr>
          <w:t>2</w:t>
        </w:r>
        <w:r w:rsidRPr="008462B6">
          <w:rPr>
            <w:lang w:val="en-GB"/>
          </w:rPr>
          <w:t xml:space="preserve">” or push </w:t>
        </w:r>
        <w:r w:rsidR="00EC6350" w:rsidRPr="00DA4BEC">
          <w:rPr>
            <w:rStyle w:val="XML-Comment"/>
            <w:b/>
            <w:sz w:val="22"/>
            <w:lang w:val="en-US"/>
            <w:rPrChange w:id="163" w:author="Holger Rasch" w:date="2014-07-02T16:54:00Z">
              <w:rPr>
                <w:rStyle w:val="XML-Comment"/>
                <w:lang w:val="en-US"/>
              </w:rPr>
            </w:rPrChange>
          </w:rPr>
          <w:t>2</w:t>
        </w:r>
      </w:ins>
      <w:ins w:id="164" w:author="Holger Rasch" w:date="2014-07-02T16:45:00Z">
        <w:r w:rsidR="00EC6350" w:rsidRPr="00DA4BEC">
          <w:rPr>
            <w:rStyle w:val="XML-Comment"/>
            <w:b/>
            <w:sz w:val="22"/>
            <w:lang w:val="en-US"/>
            <w:rPrChange w:id="165" w:author="Holger Rasch" w:date="2014-07-02T16:54:00Z">
              <w:rPr>
                <w:rStyle w:val="XML-Comment"/>
                <w:lang w:val="en-US"/>
              </w:rPr>
            </w:rPrChange>
          </w:rPr>
          <w:t xml:space="preserve"> </w:t>
        </w:r>
      </w:ins>
      <w:ins w:id="166" w:author="Holger Rasch" w:date="2014-07-02T16:34:00Z">
        <w:r w:rsidR="00EC6350" w:rsidRPr="00DA4BEC">
          <w:rPr>
            <w:rStyle w:val="XML-Comment"/>
            <w:b/>
            <w:sz w:val="22"/>
            <w:lang w:val="en-US"/>
            <w:rPrChange w:id="167" w:author="Holger Rasch" w:date="2014-07-02T16:54:00Z">
              <w:rPr>
                <w:rStyle w:val="XML-Comment"/>
              </w:rPr>
            </w:rPrChange>
          </w:rPr>
          <w:t>1 1</w:t>
        </w:r>
        <w:r w:rsidRPr="00DA4BEC">
          <w:rPr>
            <w:rStyle w:val="XML-Comment"/>
            <w:b/>
            <w:sz w:val="22"/>
            <w:lang w:val="en-US"/>
            <w:rPrChange w:id="168" w:author="Holger Rasch" w:date="2014-07-02T16:54:00Z">
              <w:rPr>
                <w:lang w:val="en-GB"/>
              </w:rPr>
            </w:rPrChange>
          </w:rPr>
          <w:t xml:space="preserve"> 2</w:t>
        </w:r>
        <w:r w:rsidRPr="00DA4BEC">
          <w:rPr>
            <w:lang w:val="en-GB"/>
            <w:rPrChange w:id="169" w:author="Holger Rasch" w:date="2014-07-02T16:55:00Z">
              <w:rPr>
                <w:lang w:val="en-GB"/>
              </w:rPr>
            </w:rPrChange>
          </w:rPr>
          <w:t>.</w:t>
        </w:r>
        <w:r w:rsidRPr="008462B6">
          <w:rPr>
            <w:lang w:val="en-GB"/>
          </w:rPr>
          <w:t xml:space="preserve"> </w:t>
        </w:r>
      </w:ins>
    </w:p>
    <w:p w:rsidR="008462B6" w:rsidRPr="008462B6" w:rsidRDefault="008462B6" w:rsidP="008462B6">
      <w:pPr>
        <w:rPr>
          <w:ins w:id="170" w:author="Holger Rasch" w:date="2014-07-02T16:34:00Z"/>
          <w:lang w:val="en-GB"/>
        </w:rPr>
      </w:pPr>
      <w:ins w:id="171" w:author="Holger Rasch" w:date="2014-07-02T16:34:00Z">
        <w:r w:rsidRPr="008462B6">
          <w:rPr>
            <w:lang w:val="en-GB"/>
          </w:rPr>
          <w:t>Press the button on the machine with the two arrows going down and the red light of the laser pointer will be switched on. Set a new reference point by moving the laser to the position where you want it to be and push “</w:t>
        </w:r>
        <w:r w:rsidRPr="00DA4BEC">
          <w:rPr>
            <w:rStyle w:val="XML-Comment"/>
            <w:b/>
            <w:sz w:val="22"/>
            <w:lang w:val="en-US"/>
            <w:rPrChange w:id="172" w:author="Holger Rasch" w:date="2014-07-02T16:54:00Z">
              <w:rPr>
                <w:lang w:val="en-GB"/>
              </w:rPr>
            </w:rPrChange>
          </w:rPr>
          <w:t>REF</w:t>
        </w:r>
        <w:r w:rsidRPr="008462B6">
          <w:rPr>
            <w:lang w:val="en-GB"/>
          </w:rPr>
          <w:t>”, then “</w:t>
        </w:r>
        <w:r w:rsidRPr="00DA4BEC">
          <w:rPr>
            <w:rStyle w:val="XML-Comment"/>
            <w:b/>
            <w:sz w:val="22"/>
            <w:lang w:val="en-US"/>
            <w:rPrChange w:id="173" w:author="Holger Rasch" w:date="2014-07-02T16:54:00Z">
              <w:rPr>
                <w:lang w:val="en-GB"/>
              </w:rPr>
            </w:rPrChange>
          </w:rPr>
          <w:t>1</w:t>
        </w:r>
        <w:r w:rsidRPr="008462B6">
          <w:rPr>
            <w:lang w:val="en-GB"/>
          </w:rPr>
          <w:t xml:space="preserve">”. </w:t>
        </w:r>
      </w:ins>
    </w:p>
    <w:p w:rsidR="008462B6" w:rsidRPr="008462B6" w:rsidRDefault="008462B6" w:rsidP="008462B6">
      <w:pPr>
        <w:rPr>
          <w:ins w:id="174" w:author="Holger Rasch" w:date="2014-07-02T16:34:00Z"/>
          <w:lang w:val="en-GB"/>
        </w:rPr>
      </w:pPr>
      <w:ins w:id="175" w:author="Holger Rasch" w:date="2014-07-02T16:34:00Z">
        <w:r w:rsidRPr="00DA4BEC">
          <w:rPr>
            <w:rStyle w:val="Important"/>
            <w:rPrChange w:id="176" w:author="Holger Rasch" w:date="2014-07-02T17:02:00Z">
              <w:rPr>
                <w:lang w:val="en-GB"/>
              </w:rPr>
            </w:rPrChange>
          </w:rPr>
          <w:t>After</w:t>
        </w:r>
        <w:r w:rsidRPr="008462B6">
          <w:rPr>
            <w:lang w:val="en-GB"/>
          </w:rPr>
          <w:t xml:space="preserve"> you set the reference point you have to </w:t>
        </w:r>
        <w:r w:rsidRPr="00DA4BEC">
          <w:rPr>
            <w:rStyle w:val="Important"/>
            <w:rPrChange w:id="177" w:author="Holger Rasch" w:date="2014-07-02T17:02:00Z">
              <w:rPr>
                <w:lang w:val="en-GB"/>
              </w:rPr>
            </w:rPrChange>
          </w:rPr>
          <w:t>select tool 1</w:t>
        </w:r>
        <w:r w:rsidRPr="008462B6">
          <w:rPr>
            <w:lang w:val="en-GB"/>
          </w:rPr>
          <w:t xml:space="preserve"> to make sure that your file is going to be cut by the laser and not only be traced by the laser pointer. When you set the laser to be active again it will move to the position where you set your reference point before. It is always good to check the Reference point before cutting. In the “</w:t>
        </w:r>
        <w:r w:rsidRPr="00DA4BEC">
          <w:rPr>
            <w:rStyle w:val="XML-Comment"/>
            <w:b/>
            <w:sz w:val="22"/>
            <w:lang w:val="en-US"/>
            <w:rPrChange w:id="178" w:author="Holger Rasch" w:date="2014-07-02T16:55:00Z">
              <w:rPr>
                <w:lang w:val="en-GB"/>
              </w:rPr>
            </w:rPrChange>
          </w:rPr>
          <w:t>REF</w:t>
        </w:r>
        <w:r w:rsidRPr="008462B6">
          <w:rPr>
            <w:lang w:val="en-GB"/>
          </w:rPr>
          <w:t>” option, press the command”</w:t>
        </w:r>
        <w:r w:rsidRPr="00DA4BEC">
          <w:rPr>
            <w:rStyle w:val="XML-Comment"/>
            <w:b/>
            <w:sz w:val="22"/>
            <w:lang w:val="en-US"/>
            <w:rPrChange w:id="179" w:author="Holger Rasch" w:date="2014-07-02T16:55:00Z">
              <w:rPr>
                <w:lang w:val="en-GB"/>
              </w:rPr>
            </w:rPrChange>
          </w:rPr>
          <w:t>go to REF</w:t>
        </w:r>
        <w:r w:rsidRPr="008462B6">
          <w:rPr>
            <w:lang w:val="en-GB"/>
          </w:rPr>
          <w:t>”. If it is set correctly, it should to the cutting position.</w:t>
        </w:r>
      </w:ins>
    </w:p>
    <w:p w:rsidR="008462B6" w:rsidRPr="008462B6" w:rsidRDefault="008462B6" w:rsidP="008462B6">
      <w:pPr>
        <w:pStyle w:val="Heading4"/>
        <w:rPr>
          <w:ins w:id="180" w:author="Holger Rasch" w:date="2014-07-02T16:34:00Z"/>
          <w:lang w:val="en-GB"/>
        </w:rPr>
        <w:pPrChange w:id="181" w:author="Holger Rasch" w:date="2014-07-02T16:36:00Z">
          <w:pPr/>
        </w:pPrChange>
      </w:pPr>
      <w:ins w:id="182" w:author="Holger Rasch" w:date="2014-07-02T16:34:00Z">
        <w:r w:rsidRPr="008462B6">
          <w:rPr>
            <w:lang w:val="en-GB"/>
          </w:rPr>
          <w:t>Vacuum</w:t>
        </w:r>
      </w:ins>
    </w:p>
    <w:p w:rsidR="008462B6" w:rsidRPr="008462B6" w:rsidRDefault="008462B6" w:rsidP="008462B6">
      <w:pPr>
        <w:rPr>
          <w:ins w:id="183" w:author="Holger Rasch" w:date="2014-07-02T16:34:00Z"/>
          <w:lang w:val="en-GB"/>
        </w:rPr>
      </w:pPr>
      <w:ins w:id="184" w:author="Holger Rasch" w:date="2014-07-02T16:34:00Z">
        <w:r w:rsidRPr="008462B6">
          <w:rPr>
            <w:lang w:val="en-GB"/>
          </w:rPr>
          <w:t xml:space="preserve">To get a maximum of vacuum, cover the open parts of the table with the black rubber sheets. Fumes while cutting will </w:t>
        </w:r>
      </w:ins>
      <w:ins w:id="185" w:author="Holger Rasch" w:date="2014-07-02T16:56:00Z">
        <w:r w:rsidR="00DA4BEC" w:rsidRPr="008462B6">
          <w:rPr>
            <w:lang w:val="en-GB"/>
          </w:rPr>
          <w:t>then</w:t>
        </w:r>
      </w:ins>
      <w:ins w:id="186" w:author="Holger Rasch" w:date="2014-07-02T16:34:00Z">
        <w:r w:rsidRPr="008462B6">
          <w:rPr>
            <w:lang w:val="en-GB"/>
          </w:rPr>
          <w:t xml:space="preserve"> be better and more effective absorbed by the vacuum. If you are cutting particularly thin pieces, using a plastic or material which is </w:t>
        </w:r>
        <w:r w:rsidRPr="00DA4BEC">
          <w:rPr>
            <w:b/>
            <w:color w:val="FF0000"/>
            <w:lang w:val="en-GB"/>
            <w:rPrChange w:id="187" w:author="Holger Rasch" w:date="2014-07-02T16:59:00Z">
              <w:rPr>
                <w:lang w:val="en-GB"/>
              </w:rPr>
            </w:rPrChange>
          </w:rPr>
          <w:t xml:space="preserve">less </w:t>
        </w:r>
        <w:r w:rsidRPr="00DA4BEC">
          <w:rPr>
            <w:rStyle w:val="Important"/>
            <w:rPrChange w:id="188" w:author="Holger Rasch" w:date="2014-07-02T17:00:00Z">
              <w:rPr>
                <w:lang w:val="en-GB"/>
              </w:rPr>
            </w:rPrChange>
          </w:rPr>
          <w:t>than</w:t>
        </w:r>
        <w:r w:rsidRPr="00DA4BEC">
          <w:rPr>
            <w:b/>
            <w:color w:val="FF0000"/>
            <w:lang w:val="en-GB"/>
            <w:rPrChange w:id="189" w:author="Holger Rasch" w:date="2014-07-02T16:59:00Z">
              <w:rPr>
                <w:lang w:val="en-GB"/>
              </w:rPr>
            </w:rPrChange>
          </w:rPr>
          <w:t xml:space="preserve"> 1.5mm</w:t>
        </w:r>
        <w:r w:rsidRPr="008462B6">
          <w:rPr>
            <w:lang w:val="en-GB"/>
          </w:rPr>
          <w:t xml:space="preserve">, use a masking tape to secure the material to the cutting grill. Thin materials have a tendency to warp or bend during cutting, and this should help counteract the movement. </w:t>
        </w:r>
      </w:ins>
    </w:p>
    <w:p w:rsidR="008462B6" w:rsidRPr="008462B6" w:rsidRDefault="008462B6" w:rsidP="008462B6">
      <w:pPr>
        <w:pStyle w:val="Heading4"/>
        <w:rPr>
          <w:ins w:id="190" w:author="Holger Rasch" w:date="2014-07-02T16:34:00Z"/>
          <w:lang w:val="en-GB"/>
        </w:rPr>
        <w:pPrChange w:id="191" w:author="Holger Rasch" w:date="2014-07-02T16:37:00Z">
          <w:pPr/>
        </w:pPrChange>
      </w:pPr>
      <w:ins w:id="192" w:author="Holger Rasch" w:date="2014-07-02T16:34:00Z">
        <w:r w:rsidRPr="008462B6">
          <w:rPr>
            <w:lang w:val="en-GB"/>
          </w:rPr>
          <w:t>Test Cut</w:t>
        </w:r>
      </w:ins>
    </w:p>
    <w:p w:rsidR="008462B6" w:rsidRPr="008462B6" w:rsidRDefault="008462B6" w:rsidP="008462B6">
      <w:pPr>
        <w:rPr>
          <w:ins w:id="193" w:author="Holger Rasch" w:date="2014-07-02T16:34:00Z"/>
          <w:lang w:val="en-GB"/>
        </w:rPr>
      </w:pPr>
      <w:ins w:id="194" w:author="Holger Rasch" w:date="2014-07-02T16:34:00Z">
        <w:r w:rsidRPr="008462B6">
          <w:rPr>
            <w:lang w:val="en-GB"/>
          </w:rPr>
          <w:t>A test cut is necessary in order to make sure that the laser is cutting through your material, because each material requires different settings.</w:t>
        </w:r>
      </w:ins>
    </w:p>
    <w:p w:rsidR="008462B6" w:rsidRPr="008462B6" w:rsidRDefault="008462B6" w:rsidP="008462B6">
      <w:pPr>
        <w:rPr>
          <w:ins w:id="195" w:author="Holger Rasch" w:date="2014-07-02T16:34:00Z"/>
          <w:lang w:val="en-GB"/>
        </w:rPr>
      </w:pPr>
      <w:ins w:id="196" w:author="Holger Rasch" w:date="2014-07-02T16:34:00Z">
        <w:r w:rsidRPr="008462B6">
          <w:rPr>
            <w:lang w:val="en-GB"/>
          </w:rPr>
          <w:t xml:space="preserve">Do test cuts by switching on the vacuum first! Go to “Vac” and press “enter”. </w:t>
        </w:r>
      </w:ins>
    </w:p>
    <w:p w:rsidR="008462B6" w:rsidRPr="008462B6" w:rsidRDefault="008462B6" w:rsidP="008462B6">
      <w:pPr>
        <w:rPr>
          <w:ins w:id="197" w:author="Holger Rasch" w:date="2014-07-02T16:34:00Z"/>
          <w:lang w:val="en-GB"/>
        </w:rPr>
      </w:pPr>
      <w:ins w:id="198" w:author="Holger Rasch" w:date="2014-07-02T16:34:00Z">
        <w:r w:rsidRPr="008462B6">
          <w:rPr>
            <w:lang w:val="en-GB"/>
          </w:rPr>
          <w:t xml:space="preserve">Push F1 and enter the speed for cutting form the table pinned on the wall corresponding to the material that you were using. The power should be always kept at 80%. You can check it by pressing F2. </w:t>
        </w:r>
      </w:ins>
    </w:p>
    <w:p w:rsidR="008462B6" w:rsidRPr="008462B6" w:rsidRDefault="008462B6" w:rsidP="008462B6">
      <w:pPr>
        <w:rPr>
          <w:ins w:id="199" w:author="Holger Rasch" w:date="2014-07-02T16:34:00Z"/>
          <w:lang w:val="en-GB"/>
        </w:rPr>
      </w:pPr>
      <w:ins w:id="200" w:author="Holger Rasch" w:date="2014-07-02T16:34:00Z">
        <w:r w:rsidRPr="008462B6">
          <w:rPr>
            <w:lang w:val="en-GB"/>
          </w:rPr>
          <w:t xml:space="preserve">In general it can be said: the slower the laser moves the deeper the cutting into your material will be. </w:t>
        </w:r>
      </w:ins>
    </w:p>
    <w:p w:rsidR="008462B6" w:rsidRPr="008462B6" w:rsidRDefault="008462B6" w:rsidP="008462B6">
      <w:pPr>
        <w:rPr>
          <w:ins w:id="201" w:author="Holger Rasch" w:date="2014-07-02T16:34:00Z"/>
          <w:lang w:val="en-GB"/>
        </w:rPr>
      </w:pPr>
      <w:ins w:id="202" w:author="Holger Rasch" w:date="2014-07-02T16:34:00Z">
        <w:r w:rsidRPr="008462B6">
          <w:rPr>
            <w:lang w:val="en-GB"/>
          </w:rPr>
          <w:t>After you did the test cut push “</w:t>
        </w:r>
        <w:r w:rsidRPr="00A00E4F">
          <w:rPr>
            <w:rStyle w:val="XML-Comment"/>
            <w:b/>
            <w:sz w:val="22"/>
            <w:lang w:val="en-US"/>
            <w:rPrChange w:id="203" w:author="Holger Rasch" w:date="2014-07-02T17:03:00Z">
              <w:rPr>
                <w:lang w:val="en-GB"/>
              </w:rPr>
            </w:rPrChange>
          </w:rPr>
          <w:t>online</w:t>
        </w:r>
        <w:r w:rsidRPr="008462B6">
          <w:rPr>
            <w:lang w:val="en-GB"/>
          </w:rPr>
          <w:t>” and then “</w:t>
        </w:r>
        <w:r w:rsidRPr="00A00E4F">
          <w:rPr>
            <w:rStyle w:val="XML-Comment"/>
            <w:b/>
            <w:sz w:val="22"/>
            <w:lang w:val="en-US"/>
            <w:rPrChange w:id="204" w:author="Holger Rasch" w:date="2014-07-02T17:03:00Z">
              <w:rPr>
                <w:lang w:val="en-GB"/>
              </w:rPr>
            </w:rPrChange>
          </w:rPr>
          <w:t>enter</w:t>
        </w:r>
        <w:r w:rsidRPr="008462B6">
          <w:rPr>
            <w:lang w:val="en-GB"/>
          </w:rPr>
          <w:t>”</w:t>
        </w:r>
        <w:proofErr w:type="gramStart"/>
        <w:r w:rsidRPr="008462B6">
          <w:rPr>
            <w:lang w:val="en-GB"/>
          </w:rPr>
          <w:t>.</w:t>
        </w:r>
        <w:proofErr w:type="gramEnd"/>
        <w:r w:rsidRPr="008462B6">
          <w:rPr>
            <w:lang w:val="en-GB"/>
          </w:rPr>
          <w:t xml:space="preserve"> While the laser is working you can stop your job any time by pushing “</w:t>
        </w:r>
        <w:r w:rsidRPr="00A00E4F">
          <w:rPr>
            <w:rStyle w:val="XML-Comment"/>
            <w:b/>
            <w:sz w:val="22"/>
            <w:lang w:val="en-US"/>
            <w:rPrChange w:id="205" w:author="Holger Rasch" w:date="2014-07-02T17:03:00Z">
              <w:rPr>
                <w:lang w:val="en-GB"/>
              </w:rPr>
            </w:rPrChange>
          </w:rPr>
          <w:t>STOP</w:t>
        </w:r>
        <w:r w:rsidRPr="008462B6">
          <w:rPr>
            <w:lang w:val="en-GB"/>
          </w:rPr>
          <w:t>”. To continue the cutting, push “</w:t>
        </w:r>
        <w:r w:rsidRPr="00A00E4F">
          <w:rPr>
            <w:rStyle w:val="XML-Comment"/>
            <w:b/>
            <w:sz w:val="22"/>
            <w:lang w:val="en-US"/>
            <w:rPrChange w:id="206" w:author="Holger Rasch" w:date="2014-07-02T17:03:00Z">
              <w:rPr>
                <w:lang w:val="en-GB"/>
              </w:rPr>
            </w:rPrChange>
          </w:rPr>
          <w:t>online</w:t>
        </w:r>
        <w:r w:rsidRPr="008462B6">
          <w:rPr>
            <w:lang w:val="en-GB"/>
          </w:rPr>
          <w:t xml:space="preserve">” again. </w:t>
        </w:r>
      </w:ins>
    </w:p>
    <w:p w:rsidR="008462B6" w:rsidRPr="008462B6" w:rsidRDefault="008462B6" w:rsidP="008462B6">
      <w:pPr>
        <w:pStyle w:val="Heading3"/>
        <w:rPr>
          <w:ins w:id="207" w:author="Holger Rasch" w:date="2014-07-02T16:34:00Z"/>
          <w:lang w:val="en-GB"/>
        </w:rPr>
        <w:pPrChange w:id="208" w:author="Holger Rasch" w:date="2014-07-02T16:37:00Z">
          <w:pPr/>
        </w:pPrChange>
      </w:pPr>
      <w:ins w:id="209" w:author="Holger Rasch" w:date="2014-07-02T16:34:00Z">
        <w:r w:rsidRPr="008462B6">
          <w:rPr>
            <w:lang w:val="en-GB"/>
          </w:rPr>
          <w:t>Other Commands on the Laser Machine</w:t>
        </w:r>
      </w:ins>
    </w:p>
    <w:p w:rsidR="008462B6" w:rsidRPr="008462B6" w:rsidRDefault="008462B6" w:rsidP="008462B6">
      <w:pPr>
        <w:pStyle w:val="Heading4"/>
        <w:rPr>
          <w:ins w:id="210" w:author="Holger Rasch" w:date="2014-07-02T16:34:00Z"/>
          <w:lang w:val="en-GB"/>
        </w:rPr>
        <w:pPrChange w:id="211" w:author="Holger Rasch" w:date="2014-07-02T16:37:00Z">
          <w:pPr/>
        </w:pPrChange>
      </w:pPr>
      <w:ins w:id="212" w:author="Holger Rasch" w:date="2014-07-02T16:34:00Z">
        <w:r w:rsidRPr="008462B6">
          <w:rPr>
            <w:lang w:val="en-GB"/>
          </w:rPr>
          <w:t xml:space="preserve">F4: to clear the memory </w:t>
        </w:r>
      </w:ins>
    </w:p>
    <w:p w:rsidR="008462B6" w:rsidRPr="008462B6" w:rsidRDefault="008462B6" w:rsidP="008462B6">
      <w:pPr>
        <w:rPr>
          <w:ins w:id="213" w:author="Holger Rasch" w:date="2014-07-02T16:34:00Z"/>
          <w:lang w:val="en-GB"/>
        </w:rPr>
      </w:pPr>
      <w:ins w:id="214" w:author="Holger Rasch" w:date="2014-07-02T16:34:00Z">
        <w:r w:rsidRPr="008462B6">
          <w:rPr>
            <w:lang w:val="en-GB"/>
          </w:rPr>
          <w:t>If you want to cancel a running job, press “</w:t>
        </w:r>
      </w:ins>
      <w:ins w:id="215" w:author="Holger Rasch" w:date="2014-07-02T17:03:00Z">
        <w:r w:rsidR="00A00E4F" w:rsidRPr="00A06265">
          <w:rPr>
            <w:rStyle w:val="XML-Comment"/>
            <w:b/>
            <w:sz w:val="22"/>
            <w:lang w:val="en-US"/>
          </w:rPr>
          <w:t>STOP</w:t>
        </w:r>
      </w:ins>
      <w:ins w:id="216" w:author="Holger Rasch" w:date="2014-07-02T16:34:00Z">
        <w:r w:rsidRPr="008462B6">
          <w:rPr>
            <w:lang w:val="en-GB"/>
          </w:rPr>
          <w:t>”, than “</w:t>
        </w:r>
        <w:r w:rsidRPr="00A00E4F">
          <w:rPr>
            <w:rStyle w:val="XML-Comment"/>
            <w:b/>
            <w:sz w:val="22"/>
            <w:lang w:val="en-US"/>
            <w:rPrChange w:id="217" w:author="Holger Rasch" w:date="2014-07-02T17:03:00Z">
              <w:rPr>
                <w:lang w:val="en-GB"/>
              </w:rPr>
            </w:rPrChange>
          </w:rPr>
          <w:t>F4</w:t>
        </w:r>
        <w:r w:rsidRPr="008462B6">
          <w:rPr>
            <w:lang w:val="en-GB"/>
          </w:rPr>
          <w:t>” and “</w:t>
        </w:r>
        <w:r w:rsidRPr="00A00E4F">
          <w:rPr>
            <w:rStyle w:val="XML-Comment"/>
            <w:b/>
            <w:sz w:val="22"/>
            <w:lang w:val="en-US"/>
            <w:rPrChange w:id="218" w:author="Holger Rasch" w:date="2014-07-02T17:03:00Z">
              <w:rPr>
                <w:lang w:val="en-GB"/>
              </w:rPr>
            </w:rPrChange>
          </w:rPr>
          <w:t>enter</w:t>
        </w:r>
        <w:r w:rsidRPr="008462B6">
          <w:rPr>
            <w:lang w:val="en-GB"/>
          </w:rPr>
          <w:t>”. The memory of the machine will be cleared and you can send the new file. It is good to do this after cutting, as it leaves the machines memory clear for the next user.</w:t>
        </w:r>
      </w:ins>
    </w:p>
    <w:p w:rsidR="008462B6" w:rsidRPr="008462B6" w:rsidRDefault="008462B6" w:rsidP="008462B6">
      <w:pPr>
        <w:pStyle w:val="Heading4"/>
        <w:rPr>
          <w:ins w:id="219" w:author="Holger Rasch" w:date="2014-07-02T16:34:00Z"/>
          <w:lang w:val="en-GB"/>
        </w:rPr>
        <w:pPrChange w:id="220" w:author="Holger Rasch" w:date="2014-07-02T16:37:00Z">
          <w:pPr/>
        </w:pPrChange>
      </w:pPr>
      <w:ins w:id="221" w:author="Holger Rasch" w:date="2014-07-02T16:34:00Z">
        <w:r w:rsidRPr="008462B6">
          <w:rPr>
            <w:lang w:val="en-GB"/>
          </w:rPr>
          <w:t>F3: Re-plot</w:t>
        </w:r>
      </w:ins>
    </w:p>
    <w:p w:rsidR="008462B6" w:rsidRPr="008462B6" w:rsidRDefault="008462B6" w:rsidP="008462B6">
      <w:pPr>
        <w:rPr>
          <w:ins w:id="222" w:author="Holger Rasch" w:date="2014-07-02T16:34:00Z"/>
          <w:lang w:val="en-GB"/>
        </w:rPr>
      </w:pPr>
      <w:ins w:id="223" w:author="Holger Rasch" w:date="2014-07-02T16:34:00Z">
        <w:r w:rsidRPr="008462B6">
          <w:rPr>
            <w:lang w:val="en-GB"/>
          </w:rPr>
          <w:t>If you need to cut the same pieces again, place a new sheet of your material on the table and press the “</w:t>
        </w:r>
        <w:r w:rsidRPr="00A00E4F">
          <w:rPr>
            <w:rStyle w:val="XML-Comment"/>
            <w:b/>
            <w:sz w:val="22"/>
            <w:lang w:val="en-US"/>
            <w:rPrChange w:id="224" w:author="Holger Rasch" w:date="2014-07-02T17:04:00Z">
              <w:rPr>
                <w:lang w:val="en-GB"/>
              </w:rPr>
            </w:rPrChange>
          </w:rPr>
          <w:t>F3</w:t>
        </w:r>
        <w:r w:rsidRPr="008462B6">
          <w:rPr>
            <w:lang w:val="en-GB"/>
          </w:rPr>
          <w:t xml:space="preserve">” button. Your pieces will be cut the same way as they were cut before. </w:t>
        </w:r>
      </w:ins>
    </w:p>
    <w:p w:rsidR="008462B6" w:rsidRPr="008462B6" w:rsidRDefault="008462B6" w:rsidP="008462B6">
      <w:pPr>
        <w:pStyle w:val="Heading4"/>
        <w:rPr>
          <w:ins w:id="225" w:author="Holger Rasch" w:date="2014-07-02T16:34:00Z"/>
          <w:lang w:val="en-GB"/>
        </w:rPr>
        <w:pPrChange w:id="226" w:author="Holger Rasch" w:date="2014-07-02T16:37:00Z">
          <w:pPr/>
        </w:pPrChange>
      </w:pPr>
      <w:ins w:id="227" w:author="Holger Rasch" w:date="2014-07-02T16:34:00Z">
        <w:r w:rsidRPr="008462B6">
          <w:rPr>
            <w:lang w:val="en-GB"/>
          </w:rPr>
          <w:t>Adjusting the Vacuum Power</w:t>
        </w:r>
      </w:ins>
    </w:p>
    <w:p w:rsidR="008462B6" w:rsidRPr="008462B6" w:rsidRDefault="008462B6" w:rsidP="008462B6">
      <w:pPr>
        <w:rPr>
          <w:ins w:id="228" w:author="Holger Rasch" w:date="2014-07-02T16:34:00Z"/>
          <w:lang w:val="en-GB"/>
        </w:rPr>
      </w:pPr>
      <w:ins w:id="229" w:author="Holger Rasch" w:date="2014-07-02T16:34:00Z">
        <w:r w:rsidRPr="008462B6">
          <w:rPr>
            <w:lang w:val="en-GB"/>
          </w:rPr>
          <w:t>There is no real need to adjust the vacuum area as long as you use the rubber sheets to cover the open parts of the table. Push “</w:t>
        </w:r>
        <w:r w:rsidRPr="00A00E4F">
          <w:rPr>
            <w:rStyle w:val="XML-Comment"/>
            <w:b/>
            <w:sz w:val="22"/>
            <w:lang w:val="en-US"/>
            <w:rPrChange w:id="230" w:author="Holger Rasch" w:date="2014-07-02T17:04:00Z">
              <w:rPr>
                <w:lang w:val="en-GB"/>
              </w:rPr>
            </w:rPrChange>
          </w:rPr>
          <w:t>VAC</w:t>
        </w:r>
        <w:r w:rsidRPr="008462B6">
          <w:rPr>
            <w:lang w:val="en-GB"/>
          </w:rPr>
          <w:t>” then “</w:t>
        </w:r>
        <w:r w:rsidRPr="00A00E4F">
          <w:rPr>
            <w:rStyle w:val="XML-Comment"/>
            <w:b/>
            <w:sz w:val="22"/>
            <w:lang w:val="en-US"/>
            <w:rPrChange w:id="231" w:author="Holger Rasch" w:date="2014-07-02T17:04:00Z">
              <w:rPr>
                <w:lang w:val="en-GB"/>
              </w:rPr>
            </w:rPrChange>
          </w:rPr>
          <w:t>3</w:t>
        </w:r>
        <w:r w:rsidRPr="008462B6">
          <w:rPr>
            <w:lang w:val="en-GB"/>
          </w:rPr>
          <w:t>”. You change the size with the right and left buttons. When you have the correct size, press “</w:t>
        </w:r>
        <w:r w:rsidRPr="00A00E4F">
          <w:rPr>
            <w:rStyle w:val="XML-Comment"/>
            <w:b/>
            <w:sz w:val="22"/>
            <w:lang w:val="en-US"/>
            <w:rPrChange w:id="232" w:author="Holger Rasch" w:date="2014-07-02T17:04:00Z">
              <w:rPr>
                <w:lang w:val="en-GB"/>
              </w:rPr>
            </w:rPrChange>
          </w:rPr>
          <w:t>enter</w:t>
        </w:r>
        <w:r w:rsidRPr="008462B6">
          <w:rPr>
            <w:lang w:val="en-GB"/>
          </w:rPr>
          <w:t>”. Other options for changing the vacuum can be found on the vacuum tubes, leading off the machine to the extraction cans or on the laser itself. On the laser, simply removing the magnetic strip will reduce the power of the suction. If this is still too strong, the nozzles at the base of the machine can be twisted open, reducing the power further. It is important to close these after cutting, as the gases produced by the laser will not fully be absorbed into the extractors. Please check this before leaving, as ventilation in the cutting room is poor.</w:t>
        </w:r>
      </w:ins>
    </w:p>
    <w:p w:rsidR="008462B6" w:rsidRPr="008462B6" w:rsidRDefault="008462B6" w:rsidP="008462B6">
      <w:pPr>
        <w:pStyle w:val="Heading4"/>
        <w:rPr>
          <w:ins w:id="233" w:author="Holger Rasch" w:date="2014-07-02T16:34:00Z"/>
          <w:lang w:val="en-GB"/>
        </w:rPr>
        <w:pPrChange w:id="234" w:author="Holger Rasch" w:date="2014-07-02T16:37:00Z">
          <w:pPr/>
        </w:pPrChange>
      </w:pPr>
      <w:ins w:id="235" w:author="Holger Rasch" w:date="2014-07-02T16:34:00Z">
        <w:r w:rsidRPr="008462B6">
          <w:rPr>
            <w:lang w:val="en-GB"/>
          </w:rPr>
          <w:t xml:space="preserve">Cutting Small Pieces </w:t>
        </w:r>
      </w:ins>
    </w:p>
    <w:p w:rsidR="008462B6" w:rsidRPr="008462B6" w:rsidRDefault="008462B6" w:rsidP="008462B6">
      <w:pPr>
        <w:rPr>
          <w:ins w:id="236" w:author="Holger Rasch" w:date="2014-07-02T16:34:00Z"/>
          <w:lang w:val="en-GB"/>
        </w:rPr>
      </w:pPr>
      <w:ins w:id="237" w:author="Holger Rasch" w:date="2014-07-02T16:34:00Z">
        <w:r w:rsidRPr="008462B6">
          <w:rPr>
            <w:lang w:val="en-GB"/>
          </w:rPr>
          <w:t xml:space="preserve">If you were cutting small pieces it can be that the vacuum above the laser is too powerful, trying to soak in your pieces. Open the white protection cap on the laser by rotating it to the side to decrease the power of the vacuum. If it is really necessary, the small pieces can be retrieved from the extractor cans, as they will not pass through the filters. It is not recommended to do this, as it is very toxic. Spacing the pieces you want to cut out across the material can help this… but is mainly learned through experience. </w:t>
        </w:r>
      </w:ins>
    </w:p>
    <w:p w:rsidR="008462B6" w:rsidRPr="00A00E4F" w:rsidRDefault="008462B6" w:rsidP="008462B6">
      <w:pPr>
        <w:rPr>
          <w:ins w:id="238" w:author="Holger Rasch" w:date="2014-07-02T16:34:00Z"/>
          <w:rStyle w:val="Important"/>
          <w:rPrChange w:id="239" w:author="Holger Rasch" w:date="2014-07-02T17:05:00Z">
            <w:rPr>
              <w:ins w:id="240" w:author="Holger Rasch" w:date="2014-07-02T16:34:00Z"/>
              <w:lang w:val="en-GB"/>
            </w:rPr>
          </w:rPrChange>
        </w:rPr>
      </w:pPr>
      <w:ins w:id="241" w:author="Holger Rasch" w:date="2014-07-02T16:34:00Z">
        <w:r w:rsidRPr="008462B6">
          <w:rPr>
            <w:lang w:val="en-GB"/>
          </w:rPr>
          <w:t xml:space="preserve">When finished, it is very important to clean the cutting surface of the machine. Small pieces have a tendency to be moved by the vacuum, and can end up in the belt drive of the machine (this is the part that moves the laser along the x-axis). These small pieces leave marks on the metal belt, and damage the movement of the machine. </w:t>
        </w:r>
        <w:r w:rsidRPr="00A00E4F">
          <w:rPr>
            <w:rStyle w:val="Important"/>
            <w:rPrChange w:id="242" w:author="Holger Rasch" w:date="2014-07-02T17:05:00Z">
              <w:rPr>
                <w:lang w:val="en-GB"/>
              </w:rPr>
            </w:rPrChange>
          </w:rPr>
          <w:t>Any unusual sounds should be reported to the Trainees responsible for the machine, or to the Workshop.</w:t>
        </w:r>
      </w:ins>
    </w:p>
    <w:p w:rsidR="008462B6" w:rsidRPr="008462B6" w:rsidRDefault="008462B6" w:rsidP="008462B6">
      <w:pPr>
        <w:pStyle w:val="Heading4"/>
        <w:rPr>
          <w:ins w:id="243" w:author="Holger Rasch" w:date="2014-07-02T16:34:00Z"/>
          <w:lang w:val="en-GB"/>
        </w:rPr>
        <w:pPrChange w:id="244" w:author="Holger Rasch" w:date="2014-07-02T16:37:00Z">
          <w:pPr/>
        </w:pPrChange>
      </w:pPr>
      <w:ins w:id="245" w:author="Holger Rasch" w:date="2014-07-02T16:34:00Z">
        <w:r w:rsidRPr="008462B6">
          <w:rPr>
            <w:lang w:val="en-GB"/>
          </w:rPr>
          <w:t xml:space="preserve">After cutting, switch off the machine </w:t>
        </w:r>
      </w:ins>
    </w:p>
    <w:p w:rsidR="008462B6" w:rsidRPr="008462B6" w:rsidRDefault="008462B6" w:rsidP="008462B6">
      <w:pPr>
        <w:rPr>
          <w:ins w:id="246" w:author="Holger Rasch" w:date="2014-07-02T16:34:00Z"/>
          <w:lang w:val="en-GB"/>
        </w:rPr>
      </w:pPr>
      <w:ins w:id="247" w:author="Holger Rasch" w:date="2014-07-02T16:34:00Z">
        <w:r w:rsidRPr="008462B6">
          <w:rPr>
            <w:lang w:val="en-GB"/>
          </w:rPr>
          <w:t xml:space="preserve">We have a service check for the laser after 2000 hours of cutting, on average 4 times a year. So whenever you finished please switch the machine off in order extend the guarantee. This can be done by turning the key off on the base off the machine. A mechanic will spend usually 4 hours de-assembling the machine, and running checks on all the major parts. You will be notified </w:t>
        </w:r>
      </w:ins>
      <w:ins w:id="248" w:author="Holger Rasch" w:date="2014-07-02T16:57:00Z">
        <w:r w:rsidR="00DA4BEC" w:rsidRPr="008462B6">
          <w:rPr>
            <w:lang w:val="en-GB"/>
          </w:rPr>
          <w:t>beforehand</w:t>
        </w:r>
      </w:ins>
      <w:ins w:id="249" w:author="Holger Rasch" w:date="2014-07-02T16:34:00Z">
        <w:r w:rsidRPr="008462B6">
          <w:rPr>
            <w:lang w:val="en-GB"/>
          </w:rPr>
          <w:t xml:space="preserve"> about these checks. The machine will obviously not be </w:t>
        </w:r>
      </w:ins>
      <w:ins w:id="250" w:author="Holger Rasch" w:date="2014-07-02T16:57:00Z">
        <w:r w:rsidR="00DA4BEC" w:rsidRPr="008462B6">
          <w:rPr>
            <w:lang w:val="en-GB"/>
          </w:rPr>
          <w:t>used</w:t>
        </w:r>
      </w:ins>
      <w:ins w:id="251" w:author="Holger Rasch" w:date="2014-07-02T16:34:00Z">
        <w:r w:rsidRPr="008462B6">
          <w:rPr>
            <w:lang w:val="en-GB"/>
          </w:rPr>
          <w:t xml:space="preserve"> during this procedure.</w:t>
        </w:r>
      </w:ins>
    </w:p>
    <w:p w:rsidR="008462B6" w:rsidRPr="008462B6" w:rsidRDefault="008462B6" w:rsidP="008462B6">
      <w:pPr>
        <w:pStyle w:val="Heading4"/>
        <w:rPr>
          <w:ins w:id="252" w:author="Holger Rasch" w:date="2014-07-02T16:34:00Z"/>
          <w:lang w:val="en-GB"/>
        </w:rPr>
        <w:pPrChange w:id="253" w:author="Holger Rasch" w:date="2014-07-02T16:37:00Z">
          <w:pPr/>
        </w:pPrChange>
      </w:pPr>
      <w:ins w:id="254" w:author="Holger Rasch" w:date="2014-07-02T16:34:00Z">
        <w:r w:rsidRPr="008462B6">
          <w:rPr>
            <w:lang w:val="en-GB"/>
          </w:rPr>
          <w:t>Filters for Cutting Cardboard and Wood</w:t>
        </w:r>
      </w:ins>
    </w:p>
    <w:p w:rsidR="008462B6" w:rsidRPr="008462B6" w:rsidRDefault="008462B6" w:rsidP="008462B6">
      <w:pPr>
        <w:rPr>
          <w:ins w:id="255" w:author="Holger Rasch" w:date="2014-07-02T16:34:00Z"/>
          <w:lang w:val="en-GB"/>
        </w:rPr>
      </w:pPr>
      <w:ins w:id="256" w:author="Holger Rasch" w:date="2014-07-02T16:34:00Z">
        <w:r w:rsidRPr="008462B6">
          <w:rPr>
            <w:lang w:val="en-GB"/>
          </w:rPr>
          <w:t xml:space="preserve">The Machine is cleaned and maintained 3 times a week (Monday – Wednesday – Friday). </w:t>
        </w:r>
      </w:ins>
    </w:p>
    <w:p w:rsidR="008462B6" w:rsidRPr="008462B6" w:rsidRDefault="008462B6" w:rsidP="008462B6">
      <w:pPr>
        <w:rPr>
          <w:ins w:id="257" w:author="Holger Rasch" w:date="2014-07-02T16:34:00Z"/>
          <w:lang w:val="en-GB"/>
        </w:rPr>
      </w:pPr>
      <w:ins w:id="258" w:author="Holger Rasch" w:date="2014-07-02T16:34:00Z">
        <w:r w:rsidRPr="008462B6">
          <w:rPr>
            <w:lang w:val="en-GB"/>
          </w:rPr>
          <w:t>The Filters for cutting Plexi are also changed at these times: Consisting of 2 Thick Matts, and 1 Thin Matt, in each of the Filter Cans. The machine is always prepared for cutting Plexi. The Filters can be located in the cupboard left of the cutter in the basement.</w:t>
        </w:r>
      </w:ins>
    </w:p>
    <w:p w:rsidR="008462B6" w:rsidRPr="008462B6" w:rsidRDefault="008462B6" w:rsidP="008462B6">
      <w:pPr>
        <w:rPr>
          <w:ins w:id="259" w:author="Holger Rasch" w:date="2014-07-02T16:34:00Z"/>
          <w:lang w:val="en-GB"/>
        </w:rPr>
      </w:pPr>
      <w:ins w:id="260" w:author="Holger Rasch" w:date="2014-07-02T16:34:00Z">
        <w:r w:rsidRPr="008462B6">
          <w:rPr>
            <w:lang w:val="en-GB"/>
          </w:rPr>
          <w:t>Cutting special materials (Wood, Card etc.) requires new filters to be inserted. In order to do this, the Filters must be changed behind the Laser Machine. (In the two steel cans with the pipes sticking out)</w:t>
        </w:r>
      </w:ins>
    </w:p>
    <w:p w:rsidR="008462B6" w:rsidRPr="008462B6" w:rsidRDefault="008462B6" w:rsidP="008462B6">
      <w:pPr>
        <w:rPr>
          <w:ins w:id="261" w:author="Holger Rasch" w:date="2014-07-02T16:34:00Z"/>
          <w:lang w:val="en-GB"/>
        </w:rPr>
      </w:pPr>
      <w:ins w:id="262" w:author="Holger Rasch" w:date="2014-07-02T16:34:00Z">
        <w:r w:rsidRPr="008462B6">
          <w:rPr>
            <w:lang w:val="en-GB"/>
          </w:rPr>
          <w:t xml:space="preserve"> The new Filters are located in the room to the RIGHT of the laser, OPPOSITE the Milling Machine. </w:t>
        </w:r>
      </w:ins>
    </w:p>
    <w:p w:rsidR="008462B6" w:rsidRPr="008462B6" w:rsidRDefault="008462B6" w:rsidP="008462B6">
      <w:pPr>
        <w:rPr>
          <w:ins w:id="263" w:author="Holger Rasch" w:date="2014-07-02T16:34:00Z"/>
          <w:lang w:val="en-GB"/>
        </w:rPr>
      </w:pPr>
      <w:ins w:id="264" w:author="Holger Rasch" w:date="2014-07-02T16:34:00Z">
        <w:r w:rsidRPr="008462B6">
          <w:rPr>
            <w:lang w:val="en-GB"/>
          </w:rPr>
          <w:t xml:space="preserve"> Simply open the can and place 1 new filter ON TOP of the existing ones, for BOTH filter cans, then make sure the cans are securely shut at the locks.</w:t>
        </w:r>
      </w:ins>
    </w:p>
    <w:p w:rsidR="008462B6" w:rsidRPr="008462B6" w:rsidRDefault="008462B6" w:rsidP="008462B6">
      <w:pPr>
        <w:rPr>
          <w:ins w:id="265" w:author="Holger Rasch" w:date="2014-07-02T16:34:00Z"/>
          <w:lang w:val="en-GB"/>
        </w:rPr>
      </w:pPr>
      <w:ins w:id="266" w:author="Holger Rasch" w:date="2014-07-02T16:34:00Z">
        <w:r w:rsidRPr="008462B6">
          <w:rPr>
            <w:lang w:val="en-GB"/>
          </w:rPr>
          <w:t xml:space="preserve"> When you are finished cutting with the machine, please REMOVE the Filters, and place them in a black garbage bag (located opposite the laser), then into a container. </w:t>
        </w:r>
        <w:r w:rsidRPr="00A00E4F">
          <w:rPr>
            <w:rStyle w:val="Important"/>
            <w:rPrChange w:id="267" w:author="Holger Rasch" w:date="2014-07-02T17:07:00Z">
              <w:rPr>
                <w:lang w:val="en-GB"/>
              </w:rPr>
            </w:rPrChange>
          </w:rPr>
          <w:t>Not removing the Filters can damage the machine, as they are absorbing the smoke produced from the cutting.</w:t>
        </w:r>
        <w:r w:rsidRPr="008462B6">
          <w:rPr>
            <w:lang w:val="en-GB"/>
          </w:rPr>
          <w:t xml:space="preserve"> Please wear a mask and rubber gloves when doing this, as the gases can be </w:t>
        </w:r>
      </w:ins>
      <w:ins w:id="268" w:author="Holger Rasch" w:date="2014-07-02T16:57:00Z">
        <w:r w:rsidR="00DA4BEC" w:rsidRPr="008462B6">
          <w:rPr>
            <w:lang w:val="en-GB"/>
          </w:rPr>
          <w:t>poisonous</w:t>
        </w:r>
      </w:ins>
      <w:ins w:id="269" w:author="Holger Rasch" w:date="2014-07-02T16:34:00Z">
        <w:r w:rsidRPr="008462B6">
          <w:rPr>
            <w:lang w:val="en-GB"/>
          </w:rPr>
          <w:t xml:space="preserve"> inside the Filter cans</w:t>
        </w:r>
      </w:ins>
    </w:p>
    <w:p w:rsidR="008462B6" w:rsidRPr="008462B6" w:rsidRDefault="008462B6" w:rsidP="008462B6">
      <w:pPr>
        <w:rPr>
          <w:ins w:id="270" w:author="Holger Rasch" w:date="2014-07-02T16:34:00Z"/>
          <w:lang w:val="en-GB"/>
        </w:rPr>
      </w:pPr>
      <w:ins w:id="271" w:author="Holger Rasch" w:date="2014-07-02T16:34:00Z">
        <w:r w:rsidRPr="008462B6">
          <w:rPr>
            <w:lang w:val="en-GB"/>
          </w:rPr>
          <w:t>Operational Hours of the Laser Machine</w:t>
        </w:r>
      </w:ins>
    </w:p>
    <w:p w:rsidR="008462B6" w:rsidRPr="008462B6" w:rsidRDefault="008462B6" w:rsidP="008462B6">
      <w:pPr>
        <w:rPr>
          <w:ins w:id="272" w:author="Holger Rasch" w:date="2014-07-02T16:34:00Z"/>
          <w:lang w:val="en-GB"/>
        </w:rPr>
      </w:pPr>
      <w:ins w:id="273" w:author="Holger Rasch" w:date="2014-07-02T16:34:00Z">
        <w:r w:rsidRPr="008462B6">
          <w:rPr>
            <w:lang w:val="en-GB"/>
          </w:rPr>
          <w:t>The machine is opened from around 9:30 in the morning to 18:00 in the evening during normal working days. Cleaning of the Machine takes place on Monday, Wednesday and Friday, between 09:00 – 09:30 in the morning.</w:t>
        </w:r>
      </w:ins>
    </w:p>
    <w:p w:rsidR="008462B6" w:rsidRPr="00DA4BEC" w:rsidRDefault="008462B6" w:rsidP="00DA4BEC">
      <w:pPr>
        <w:rPr>
          <w:ins w:id="274" w:author="Holger Rasch" w:date="2014-07-02T16:34:00Z"/>
          <w:rStyle w:val="Important"/>
          <w:rPrChange w:id="275" w:author="Holger Rasch" w:date="2014-07-02T17:00:00Z">
            <w:rPr>
              <w:ins w:id="276" w:author="Holger Rasch" w:date="2014-07-02T16:34:00Z"/>
              <w:lang w:val="en-GB"/>
            </w:rPr>
          </w:rPrChange>
        </w:rPr>
        <w:pPrChange w:id="277" w:author="Holger Rasch" w:date="2014-07-02T17:00:00Z">
          <w:pPr/>
        </w:pPrChange>
      </w:pPr>
      <w:ins w:id="278" w:author="Holger Rasch" w:date="2014-07-02T16:34:00Z">
        <w:r w:rsidRPr="00DA4BEC">
          <w:rPr>
            <w:rStyle w:val="Important"/>
            <w:rPrChange w:id="279" w:author="Holger Rasch" w:date="2014-07-02T17:00:00Z">
              <w:rPr>
                <w:lang w:val="en-GB"/>
              </w:rPr>
            </w:rPrChange>
          </w:rPr>
          <w:t xml:space="preserve">There is NO laser working on the weekend! </w:t>
        </w:r>
      </w:ins>
    </w:p>
    <w:p w:rsidR="008462B6" w:rsidRPr="008462B6" w:rsidRDefault="008462B6" w:rsidP="00DA4BEC">
      <w:pPr>
        <w:pStyle w:val="Heading4"/>
        <w:rPr>
          <w:ins w:id="280" w:author="Holger Rasch" w:date="2014-07-02T16:34:00Z"/>
          <w:lang w:val="en-GB"/>
        </w:rPr>
        <w:pPrChange w:id="281" w:author="Holger Rasch" w:date="2014-07-02T16:57:00Z">
          <w:pPr/>
        </w:pPrChange>
      </w:pPr>
      <w:ins w:id="282" w:author="Holger Rasch" w:date="2014-07-02T16:34:00Z">
        <w:r w:rsidRPr="008462B6">
          <w:rPr>
            <w:lang w:val="en-GB"/>
          </w:rPr>
          <w:t>Special Circumstances</w:t>
        </w:r>
      </w:ins>
    </w:p>
    <w:p w:rsidR="008462B6" w:rsidRPr="008462B6" w:rsidRDefault="008462B6" w:rsidP="008462B6">
      <w:pPr>
        <w:rPr>
          <w:ins w:id="283" w:author="Holger Rasch" w:date="2014-07-02T16:34:00Z"/>
          <w:lang w:val="en-GB"/>
        </w:rPr>
      </w:pPr>
      <w:ins w:id="284" w:author="Holger Rasch" w:date="2014-07-02T16:34:00Z">
        <w:r w:rsidRPr="008462B6">
          <w:rPr>
            <w:lang w:val="en-GB"/>
          </w:rPr>
          <w:t>Sometimes the laser is required over the weekend for project deadlines.</w:t>
        </w:r>
      </w:ins>
    </w:p>
    <w:p w:rsidR="008462B6" w:rsidRPr="008462B6" w:rsidRDefault="008462B6" w:rsidP="008462B6">
      <w:pPr>
        <w:rPr>
          <w:ins w:id="285" w:author="Holger Rasch" w:date="2014-07-02T16:34:00Z"/>
          <w:lang w:val="en-GB"/>
        </w:rPr>
      </w:pPr>
      <w:ins w:id="286" w:author="Holger Rasch" w:date="2014-07-02T16:34:00Z">
        <w:r w:rsidRPr="008462B6">
          <w:rPr>
            <w:lang w:val="en-GB"/>
          </w:rPr>
          <w:t>In this Instance, Contact the Workshop. They will provide you with a document that explains the procedure.</w:t>
        </w:r>
      </w:ins>
    </w:p>
    <w:p w:rsidR="008462B6" w:rsidRPr="00DA4BEC" w:rsidRDefault="008462B6" w:rsidP="00DA4BEC">
      <w:pPr>
        <w:pStyle w:val="Heading4"/>
        <w:rPr>
          <w:ins w:id="287" w:author="Holger Rasch" w:date="2014-07-02T16:34:00Z"/>
          <w:rStyle w:val="Important"/>
          <w:b/>
          <w:rPrChange w:id="288" w:author="Holger Rasch" w:date="2014-07-02T17:00:00Z">
            <w:rPr>
              <w:ins w:id="289" w:author="Holger Rasch" w:date="2014-07-02T16:34:00Z"/>
              <w:lang w:val="en-GB"/>
            </w:rPr>
          </w:rPrChange>
        </w:rPr>
        <w:pPrChange w:id="290" w:author="Holger Rasch" w:date="2014-07-02T17:00:00Z">
          <w:pPr/>
        </w:pPrChange>
      </w:pPr>
      <w:ins w:id="291" w:author="Holger Rasch" w:date="2014-07-02T16:34:00Z">
        <w:r w:rsidRPr="00DA4BEC">
          <w:rPr>
            <w:rStyle w:val="Important"/>
            <w:b/>
            <w:rPrChange w:id="292" w:author="Holger Rasch" w:date="2014-07-02T17:00:00Z">
              <w:rPr>
                <w:lang w:val="en-GB"/>
              </w:rPr>
            </w:rPrChange>
          </w:rPr>
          <w:t>In General</w:t>
        </w:r>
      </w:ins>
    </w:p>
    <w:p w:rsidR="008462B6" w:rsidRPr="00DA4BEC" w:rsidRDefault="008462B6" w:rsidP="00DA4BEC">
      <w:pPr>
        <w:rPr>
          <w:ins w:id="293" w:author="Holger Rasch" w:date="2014-07-02T16:34:00Z"/>
          <w:rStyle w:val="Important"/>
          <w:rPrChange w:id="294" w:author="Holger Rasch" w:date="2014-07-02T17:00:00Z">
            <w:rPr>
              <w:ins w:id="295" w:author="Holger Rasch" w:date="2014-07-02T16:34:00Z"/>
              <w:lang w:val="en-GB"/>
            </w:rPr>
          </w:rPrChange>
        </w:rPr>
        <w:pPrChange w:id="296" w:author="Holger Rasch" w:date="2014-07-02T17:00:00Z">
          <w:pPr/>
        </w:pPrChange>
      </w:pPr>
      <w:ins w:id="297" w:author="Holger Rasch" w:date="2014-07-02T16:34:00Z">
        <w:r w:rsidRPr="00DA4BEC">
          <w:rPr>
            <w:rStyle w:val="Important"/>
            <w:rPrChange w:id="298" w:author="Holger Rasch" w:date="2014-07-02T17:00:00Z">
              <w:rPr>
                <w:lang w:val="en-GB"/>
              </w:rPr>
            </w:rPrChange>
          </w:rPr>
          <w:t xml:space="preserve">Take good care of the machine and always take away your trash after cutting!!! </w:t>
        </w:r>
      </w:ins>
    </w:p>
    <w:p w:rsidR="008462B6" w:rsidRPr="00DA4BEC" w:rsidRDefault="008462B6" w:rsidP="00DA4BEC">
      <w:pPr>
        <w:rPr>
          <w:ins w:id="299" w:author="Holger Rasch" w:date="2014-07-02T16:34:00Z"/>
          <w:rStyle w:val="Important"/>
          <w:rPrChange w:id="300" w:author="Holger Rasch" w:date="2014-07-02T17:00:00Z">
            <w:rPr>
              <w:ins w:id="301" w:author="Holger Rasch" w:date="2014-07-02T16:34:00Z"/>
              <w:lang w:val="en-GB"/>
            </w:rPr>
          </w:rPrChange>
        </w:rPr>
        <w:pPrChange w:id="302" w:author="Holger Rasch" w:date="2014-07-02T17:00:00Z">
          <w:pPr/>
        </w:pPrChange>
      </w:pPr>
      <w:ins w:id="303" w:author="Holger Rasch" w:date="2014-07-02T16:34:00Z">
        <w:r w:rsidRPr="00DA4BEC">
          <w:rPr>
            <w:rStyle w:val="Important"/>
            <w:rPrChange w:id="304" w:author="Holger Rasch" w:date="2014-07-02T17:00:00Z">
              <w:rPr>
                <w:lang w:val="en-GB"/>
              </w:rPr>
            </w:rPrChange>
          </w:rPr>
          <w:t xml:space="preserve">Be aware that if you were not following up the rules you will be kicked out immediately! </w:t>
        </w:r>
      </w:ins>
    </w:p>
    <w:p w:rsidR="008462B6" w:rsidRPr="00DA4BEC" w:rsidRDefault="008462B6" w:rsidP="00DA4BEC">
      <w:pPr>
        <w:rPr>
          <w:ins w:id="305" w:author="Holger Rasch" w:date="2014-07-02T16:34:00Z"/>
          <w:rStyle w:val="Important"/>
          <w:rPrChange w:id="306" w:author="Holger Rasch" w:date="2014-07-02T17:00:00Z">
            <w:rPr>
              <w:ins w:id="307" w:author="Holger Rasch" w:date="2014-07-02T16:34:00Z"/>
              <w:lang w:val="en-GB"/>
            </w:rPr>
          </w:rPrChange>
        </w:rPr>
        <w:pPrChange w:id="308" w:author="Holger Rasch" w:date="2014-07-02T17:00:00Z">
          <w:pPr/>
        </w:pPrChange>
      </w:pPr>
      <w:ins w:id="309" w:author="Holger Rasch" w:date="2014-07-02T16:34:00Z">
        <w:r w:rsidRPr="00DA4BEC">
          <w:rPr>
            <w:rStyle w:val="Important"/>
            <w:rPrChange w:id="310" w:author="Holger Rasch" w:date="2014-07-02T17:00:00Z">
              <w:rPr>
                <w:lang w:val="en-GB"/>
              </w:rPr>
            </w:rPrChange>
          </w:rPr>
          <w:t xml:space="preserve">If you have any questions, do not hesitate to contact (Trainees) Richard Leung, Sandra Sarkunaite, (Workshop) </w:t>
        </w:r>
        <w:proofErr w:type="spellStart"/>
        <w:r w:rsidRPr="00DA4BEC">
          <w:rPr>
            <w:rStyle w:val="Important"/>
            <w:rPrChange w:id="311" w:author="Holger Rasch" w:date="2014-07-02T17:00:00Z">
              <w:rPr>
                <w:lang w:val="en-GB"/>
              </w:rPr>
            </w:rPrChange>
          </w:rPr>
          <w:t>Günther</w:t>
        </w:r>
        <w:proofErr w:type="spellEnd"/>
        <w:r w:rsidRPr="00DA4BEC">
          <w:rPr>
            <w:rStyle w:val="Important"/>
            <w:rPrChange w:id="312" w:author="Holger Rasch" w:date="2014-07-02T17:00:00Z">
              <w:rPr>
                <w:lang w:val="en-GB"/>
              </w:rPr>
            </w:rPrChange>
          </w:rPr>
          <w:t xml:space="preserve"> Schwob or (DT) Kai Strehlke. </w:t>
        </w:r>
      </w:ins>
    </w:p>
    <w:p w:rsidR="00AE2D6C" w:rsidRPr="00FE6CF9" w:rsidRDefault="00AE2D6C">
      <w:pPr>
        <w:rPr>
          <w:lang w:val="en-GB"/>
          <w:rPrChange w:id="313" w:author="Holger Rasch" w:date="2014-07-02T16:32:00Z">
            <w:rPr/>
          </w:rPrChange>
        </w:rPr>
      </w:pPr>
    </w:p>
    <w:p w:rsidR="00AE2D6C" w:rsidRDefault="00AE2D6C" w:rsidP="001E0B3F">
      <w:pPr>
        <w:pStyle w:val="Heading2"/>
      </w:pPr>
      <w:r>
        <w:lastRenderedPageBreak/>
        <w:t xml:space="preserve">APPENDIX </w:t>
      </w:r>
      <w:ins w:id="314" w:author="Holger Rasch" w:date="2014-07-02T17:08:00Z">
        <w:r w:rsidR="00A00E4F">
          <w:t>D</w:t>
        </w:r>
      </w:ins>
      <w:del w:id="315" w:author="Holger Rasch" w:date="2014-07-02T17:08:00Z">
        <w:r w:rsidDel="00A00E4F">
          <w:delText>C</w:delText>
        </w:r>
      </w:del>
    </w:p>
    <w:p w:rsidR="00AE2D6C" w:rsidRPr="005866C0" w:rsidRDefault="00AE2D6C" w:rsidP="00AE2D6C">
      <w:r>
        <w:t xml:space="preserve">For </w:t>
      </w:r>
      <w:r w:rsidR="001E0B3F">
        <w:t>DT and if necessary IT use only</w:t>
      </w:r>
    </w:p>
    <w:p w:rsidR="00D5001B" w:rsidRDefault="00D5001B" w:rsidP="001E0B3F">
      <w:pPr>
        <w:pStyle w:val="Heading2"/>
      </w:pPr>
      <w:r w:rsidRPr="001E0B3F">
        <w:lastRenderedPageBreak/>
        <w:t>Preparation</w:t>
      </w:r>
      <w:r w:rsidRPr="005B1324">
        <w:t xml:space="preserve"> for the control computer</w:t>
      </w:r>
    </w:p>
    <w:p w:rsidR="00D5001B" w:rsidRDefault="00D5001B" w:rsidP="00D5001B"/>
    <w:p w:rsidR="00D5001B" w:rsidRDefault="00D5001B" w:rsidP="00D5001B">
      <w:r>
        <w:t>A control computer is a computer with the ability so send cut commands directly via serial COM port to a cutter. Without the following steps the plugin cannot send job to the device, only plt file creation is possibly.</w:t>
      </w:r>
      <w:r w:rsidRPr="005B1324">
        <w:t xml:space="preserve"> </w:t>
      </w:r>
    </w:p>
    <w:p w:rsidR="00D5001B" w:rsidRDefault="00D5001B" w:rsidP="00D5001B">
      <w:r>
        <w:t>The following instruction is only for the control computers which are directly connected to the cutter devices!</w:t>
      </w:r>
    </w:p>
    <w:p w:rsidR="00D5001B" w:rsidRDefault="00D5001B" w:rsidP="00D5001B">
      <w:pPr>
        <w:rPr>
          <w:rStyle w:val="XML-Entity"/>
          <w:lang w:val="en-US"/>
        </w:rPr>
      </w:pPr>
      <w:r>
        <w:t>Every control computer has to be defined in the hdm.workshp.xml file. Read the chapter about the workshop xml. Important is the controller entity:</w:t>
      </w:r>
      <w:r w:rsidRPr="0054197A">
        <w:rPr>
          <w:rStyle w:val="XML-Entity"/>
          <w:lang w:val="en-US"/>
        </w:rPr>
        <w:t xml:space="preserve"> </w:t>
      </w:r>
    </w:p>
    <w:p w:rsidR="00D5001B" w:rsidRPr="000E0ED3" w:rsidRDefault="00D5001B" w:rsidP="00D5001B">
      <w:pPr>
        <w:rPr>
          <w:rStyle w:val="XML-Value"/>
          <w:lang w:val="en-US"/>
        </w:rPr>
      </w:pPr>
      <w:r w:rsidRPr="000E0ED3">
        <w:rPr>
          <w:rStyle w:val="XML-Value"/>
          <w:lang w:val="en-US"/>
        </w:rPr>
        <w:t>&lt;</w:t>
      </w:r>
      <w:r w:rsidRPr="000E0ED3">
        <w:rPr>
          <w:rStyle w:val="XML-Entity"/>
          <w:lang w:val="en-US"/>
        </w:rPr>
        <w:t>controller</w:t>
      </w:r>
      <w:r w:rsidRPr="000E0ED3">
        <w:rPr>
          <w:rStyle w:val="XML-Value"/>
          <w:lang w:val="en-US"/>
        </w:rPr>
        <w:t xml:space="preserve"> </w:t>
      </w:r>
      <w:r w:rsidRPr="000E0ED3">
        <w:rPr>
          <w:rStyle w:val="XML-Attriubute"/>
          <w:lang w:val="en-US"/>
        </w:rPr>
        <w:t>pair</w:t>
      </w:r>
      <w:r w:rsidRPr="000E0ED3">
        <w:rPr>
          <w:rStyle w:val="XML-Value"/>
          <w:lang w:val="en-US"/>
        </w:rPr>
        <w:t xml:space="preserve">="M1200@BSL-DE35-1062" </w:t>
      </w:r>
      <w:r w:rsidRPr="000E0ED3">
        <w:rPr>
          <w:rStyle w:val="XML-Attriubute"/>
          <w:lang w:val="en-US"/>
        </w:rPr>
        <w:t>connnection</w:t>
      </w:r>
      <w:r w:rsidRPr="000E0ED3">
        <w:rPr>
          <w:rStyle w:val="XML-Value"/>
          <w:lang w:val="en-US"/>
        </w:rPr>
        <w:t>="Serialport 1"/&gt;</w:t>
      </w:r>
    </w:p>
    <w:p w:rsidR="00D5001B" w:rsidRDefault="00D5001B" w:rsidP="00D5001B">
      <w:r>
        <w:t>M1200 is an ID from a device.xml and BSL-DE1062 the computer name of the control computer</w:t>
      </w:r>
      <w:proofErr w:type="gramStart"/>
      <w:r>
        <w:t>.</w:t>
      </w:r>
      <w:proofErr w:type="gramEnd"/>
      <w:r>
        <w:br/>
        <w:t>“Serialport 1” is the ID for the connection also defined in the workshop.xml file.</w:t>
      </w:r>
    </w:p>
    <w:p w:rsidR="00D5001B" w:rsidRDefault="00D5001B" w:rsidP="00D5001B">
      <w:r>
        <w:t xml:space="preserve">You can find your computer name by pressing  </w:t>
      </w:r>
      <w:r w:rsidRPr="00E54B8F">
        <w:rPr>
          <w:bdr w:val="single" w:sz="4" w:space="0" w:color="auto"/>
        </w:rPr>
        <w:sym w:font="Wingdings" w:char="F0FF"/>
      </w:r>
      <w:r>
        <w:t xml:space="preserve"> + </w:t>
      </w:r>
      <w:r w:rsidRPr="00E54B8F">
        <w:rPr>
          <w:bdr w:val="single" w:sz="4" w:space="0" w:color="auto"/>
        </w:rPr>
        <w:t>Pause</w:t>
      </w:r>
    </w:p>
    <w:p w:rsidR="00D5001B" w:rsidRDefault="00D5001B" w:rsidP="00D5001B">
      <w:r>
        <w:t>The following both operation must execute with local administration rights:</w:t>
      </w:r>
    </w:p>
    <w:p w:rsidR="00D5001B" w:rsidRDefault="00D5001B" w:rsidP="00D5001B">
      <w:r w:rsidRPr="00345FA9">
        <w:t xml:space="preserve">In </w:t>
      </w:r>
      <w:r w:rsidRPr="00153D75">
        <w:rPr>
          <w:rStyle w:val="Filename"/>
        </w:rPr>
        <w:t>“C:\HdM-Rhino5\RhinoCNC\install”</w:t>
      </w:r>
      <w:r w:rsidRPr="00345FA9">
        <w:t xml:space="preserve"> you find a shortcut to</w:t>
      </w:r>
      <w:r>
        <w:t xml:space="preserve"> start rhino together with the </w:t>
      </w:r>
      <w:r w:rsidRPr="000E0ED3">
        <w:rPr>
          <w:rStyle w:val="XML-Entity"/>
          <w:color w:val="auto"/>
          <w:lang w:val="en-US"/>
        </w:rPr>
        <w:t>CNC_OpenPanel</w:t>
      </w:r>
      <w:r w:rsidRPr="00153D75">
        <w:t xml:space="preserve"> </w:t>
      </w:r>
      <w:r>
        <w:t xml:space="preserve">command. You must replace the two local shortcuts under: </w:t>
      </w:r>
      <w:r w:rsidRPr="00153D75">
        <w:rPr>
          <w:rStyle w:val="Filename"/>
        </w:rPr>
        <w:t>“C:\ProgramData\Microsoft\Windows\Start Menu\Programs\Rhinoceros 5”</w:t>
      </w:r>
      <w:r>
        <w:t xml:space="preserve"> and </w:t>
      </w:r>
      <w:r w:rsidRPr="00153D75">
        <w:rPr>
          <w:rStyle w:val="Filename"/>
        </w:rPr>
        <w:t>“C:\Users\Public\Desktop”.</w:t>
      </w:r>
      <w:r>
        <w:t xml:space="preserve"> </w:t>
      </w:r>
    </w:p>
    <w:p w:rsidR="00D5001B" w:rsidRDefault="00D5001B" w:rsidP="00D5001B">
      <w:r>
        <w:t xml:space="preserve">Additionally is it necessary to import the </w:t>
      </w:r>
      <w:r w:rsidRPr="00153D75">
        <w:rPr>
          <w:rStyle w:val="Filename"/>
        </w:rPr>
        <w:t xml:space="preserve">“C:\HdM-Rhino5\RhinoCNC\install\Plugin_Install.reg” </w:t>
      </w:r>
      <w:r>
        <w:t xml:space="preserve">to the registry. These registry settings will be register the plugin so that he install it for every user automatically and will also call </w:t>
      </w:r>
      <w:r w:rsidRPr="00153D75">
        <w:rPr>
          <w:rStyle w:val="XML-Entity"/>
          <w:color w:val="auto"/>
          <w:lang w:val="en-US"/>
        </w:rPr>
        <w:t>CNC_OpenPanel</w:t>
      </w:r>
      <w:r w:rsidRPr="00153D75">
        <w:t xml:space="preserve"> </w:t>
      </w:r>
      <w:r>
        <w:t>if a user double clicks on a rhino file.</w:t>
      </w:r>
    </w:p>
    <w:p w:rsidR="00D5001B" w:rsidRPr="00345FA9" w:rsidRDefault="00D5001B" w:rsidP="00D5001B"/>
    <w:p w:rsidR="004D4EDB" w:rsidRPr="005866C0" w:rsidRDefault="004D4EDB" w:rsidP="001E0B3F">
      <w:pPr>
        <w:pStyle w:val="Heading2"/>
      </w:pPr>
      <w:r w:rsidRPr="005866C0">
        <w:lastRenderedPageBreak/>
        <w:t xml:space="preserve">XML </w:t>
      </w:r>
      <w:r w:rsidR="000C1AA7" w:rsidRPr="001E0B3F">
        <w:t>Documentation</w:t>
      </w:r>
    </w:p>
    <w:p w:rsidR="00A21323" w:rsidRDefault="006F1613" w:rsidP="00A21323">
      <w:r>
        <w:t>A</w:t>
      </w:r>
      <w:r w:rsidR="00A25292" w:rsidRPr="005866C0">
        <w:t>ll parameter</w:t>
      </w:r>
      <w:r w:rsidR="000E0ED3">
        <w:t xml:space="preserve">s </w:t>
      </w:r>
      <w:r w:rsidR="00A25292" w:rsidRPr="005866C0">
        <w:t>for the Plug-In are defined in a bunch of XML-files</w:t>
      </w:r>
      <w:r w:rsidR="0037052F" w:rsidRPr="005866C0">
        <w:t>. They</w:t>
      </w:r>
      <w:r w:rsidR="00A25292" w:rsidRPr="005866C0">
        <w:t xml:space="preserve"> are </w:t>
      </w:r>
      <w:r w:rsidR="0037052F" w:rsidRPr="005866C0">
        <w:t>located</w:t>
      </w:r>
      <w:r w:rsidR="00A25292" w:rsidRPr="005866C0">
        <w:t xml:space="preserve"> in the </w:t>
      </w:r>
      <w:proofErr w:type="spellStart"/>
      <w:r w:rsidR="00A25292" w:rsidRPr="005866C0">
        <w:t>config</w:t>
      </w:r>
      <w:proofErr w:type="spellEnd"/>
      <w:r w:rsidR="00A25292" w:rsidRPr="005866C0">
        <w:t xml:space="preserve"> folder at the same location as the </w:t>
      </w:r>
      <w:r w:rsidR="00471241" w:rsidRPr="005866C0">
        <w:t>RhinoPlugIn.rhp</w:t>
      </w:r>
      <w:r w:rsidR="00A25292" w:rsidRPr="005866C0">
        <w:t xml:space="preserve"> file</w:t>
      </w:r>
      <w:r w:rsidR="00471241" w:rsidRPr="005866C0">
        <w:t xml:space="preserve">. </w:t>
      </w:r>
      <w:r w:rsidR="0037052F" w:rsidRPr="005866C0">
        <w:t>There</w:t>
      </w:r>
      <w:r w:rsidR="00A25292" w:rsidRPr="005866C0">
        <w:t xml:space="preserve"> are three different kinds of files. The filename is delimited in three parts. At first a simple description followed by a point, one of the three types (workshop, device and material) and at last the file extension xml. For a proper work we need at least one of each type.</w:t>
      </w:r>
    </w:p>
    <w:p w:rsidR="00A21323" w:rsidRDefault="00A21323" w:rsidP="00A21323">
      <w:r>
        <w:t xml:space="preserve">After finalizing </w:t>
      </w:r>
      <w:r w:rsidR="000D0165">
        <w:t xml:space="preserve">our </w:t>
      </w:r>
      <w:r>
        <w:t xml:space="preserve">plugin </w:t>
      </w:r>
      <w:r w:rsidR="00137BB9">
        <w:t>had</w:t>
      </w:r>
      <w:r>
        <w:t xml:space="preserve"> these files:</w:t>
      </w:r>
    </w:p>
    <w:p w:rsidR="00A21323" w:rsidRPr="00A21323" w:rsidRDefault="00A21323" w:rsidP="00A21323">
      <w:pPr>
        <w:pStyle w:val="NoSpacing"/>
        <w:rPr>
          <w:rFonts w:ascii="Segoe UI" w:hAnsi="Segoe UI"/>
        </w:rPr>
      </w:pPr>
      <w:r w:rsidRPr="00137BB9">
        <w:rPr>
          <w:rStyle w:val="Filename"/>
        </w:rPr>
        <w:t>hdm.workshop.xml</w:t>
      </w:r>
      <w:r w:rsidR="00137BB9" w:rsidRPr="00137BB9">
        <w:rPr>
          <w:rStyle w:val="Filename"/>
        </w:rPr>
        <w:tab/>
      </w:r>
      <w:r w:rsidR="00137BB9" w:rsidRPr="00137BB9">
        <w:rPr>
          <w:rStyle w:val="Filename"/>
        </w:rPr>
        <w:tab/>
      </w:r>
      <w:r w:rsidR="006F1613">
        <w:rPr>
          <w:rFonts w:cstheme="minorHAnsi"/>
        </w:rPr>
        <w:sym w:font="Symbol" w:char="F02D"/>
      </w:r>
      <w:r w:rsidR="00137BB9" w:rsidRPr="000E0ED3">
        <w:rPr>
          <w:rFonts w:cstheme="minorHAnsi"/>
        </w:rPr>
        <w:tab/>
        <w:t>main description</w:t>
      </w:r>
    </w:p>
    <w:p w:rsidR="00A21323" w:rsidRPr="00A21323" w:rsidRDefault="00A21323" w:rsidP="00A21323">
      <w:pPr>
        <w:pStyle w:val="NoSpacing"/>
        <w:rPr>
          <w:rFonts w:ascii="Segoe UI" w:hAnsi="Segoe UI"/>
        </w:rPr>
      </w:pPr>
      <w:r w:rsidRPr="00137BB9">
        <w:rPr>
          <w:rStyle w:val="Filename"/>
        </w:rPr>
        <w:t>zund.device.xml</w:t>
      </w:r>
      <w:r w:rsidR="00137BB9" w:rsidRPr="00137BB9">
        <w:rPr>
          <w:rStyle w:val="Filename"/>
        </w:rPr>
        <w:tab/>
      </w:r>
      <w:r w:rsidR="00137BB9" w:rsidRPr="00137BB9">
        <w:rPr>
          <w:rStyle w:val="Filename"/>
        </w:rPr>
        <w:tab/>
      </w:r>
      <w:r w:rsidR="006F1613">
        <w:rPr>
          <w:rFonts w:cstheme="minorHAnsi"/>
        </w:rPr>
        <w:sym w:font="Symbol" w:char="F02D"/>
      </w:r>
      <w:r w:rsidR="00137BB9" w:rsidRPr="000E0ED3">
        <w:rPr>
          <w:rFonts w:cstheme="minorHAnsi"/>
        </w:rPr>
        <w:t xml:space="preserve"> </w:t>
      </w:r>
      <w:r w:rsidR="00137BB9" w:rsidRPr="000E0ED3">
        <w:rPr>
          <w:rFonts w:cstheme="minorHAnsi"/>
        </w:rPr>
        <w:tab/>
        <w:t>description for the Zünd cutter</w:t>
      </w:r>
    </w:p>
    <w:p w:rsidR="00A21323" w:rsidRPr="00A21323" w:rsidRDefault="00A21323" w:rsidP="00A21323">
      <w:pPr>
        <w:pStyle w:val="NoSpacing"/>
        <w:rPr>
          <w:rFonts w:ascii="Segoe UI" w:hAnsi="Segoe UI"/>
        </w:rPr>
      </w:pPr>
      <w:r w:rsidRPr="00137BB9">
        <w:rPr>
          <w:rStyle w:val="Filename"/>
        </w:rPr>
        <w:t>laser.device.xml</w:t>
      </w:r>
      <w:r w:rsidR="00137BB9" w:rsidRPr="00137BB9">
        <w:rPr>
          <w:rStyle w:val="Filename"/>
        </w:rPr>
        <w:tab/>
      </w:r>
      <w:r w:rsidR="00137BB9" w:rsidRPr="00137BB9">
        <w:rPr>
          <w:rStyle w:val="Filename"/>
        </w:rPr>
        <w:tab/>
      </w:r>
      <w:r w:rsidR="006F1613">
        <w:rPr>
          <w:rFonts w:cstheme="minorHAnsi"/>
        </w:rPr>
        <w:sym w:font="Symbol" w:char="F02D"/>
      </w:r>
      <w:r w:rsidR="00137BB9" w:rsidRPr="000E0ED3">
        <w:rPr>
          <w:rFonts w:cstheme="minorHAnsi"/>
        </w:rPr>
        <w:t xml:space="preserve"> </w:t>
      </w:r>
      <w:r w:rsidR="00137BB9" w:rsidRPr="000E0ED3">
        <w:rPr>
          <w:rFonts w:cstheme="minorHAnsi"/>
        </w:rPr>
        <w:tab/>
        <w:t>description for the Laser cutter</w:t>
      </w:r>
    </w:p>
    <w:p w:rsidR="00A21323" w:rsidRPr="00A21323" w:rsidRDefault="00A21323" w:rsidP="00A21323">
      <w:pPr>
        <w:pStyle w:val="NoSpacing"/>
        <w:rPr>
          <w:rFonts w:ascii="Segoe UI" w:hAnsi="Segoe UI"/>
        </w:rPr>
      </w:pPr>
      <w:r w:rsidRPr="00137BB9">
        <w:rPr>
          <w:rStyle w:val="Filename"/>
        </w:rPr>
        <w:t>cardboard.material.xml</w:t>
      </w:r>
      <w:r w:rsidR="00137BB9" w:rsidRPr="00137BB9">
        <w:rPr>
          <w:rStyle w:val="Filename"/>
        </w:rPr>
        <w:tab/>
      </w:r>
      <w:r w:rsidR="006F1613">
        <w:rPr>
          <w:rFonts w:cstheme="minorHAnsi"/>
        </w:rPr>
        <w:sym w:font="Symbol" w:char="F02D"/>
      </w:r>
      <w:r w:rsidR="00137BB9" w:rsidRPr="000E0ED3">
        <w:rPr>
          <w:rFonts w:cstheme="minorHAnsi"/>
        </w:rPr>
        <w:t xml:space="preserve"> </w:t>
      </w:r>
      <w:r w:rsidR="00137BB9" w:rsidRPr="000E0ED3">
        <w:rPr>
          <w:rFonts w:cstheme="minorHAnsi"/>
        </w:rPr>
        <w:tab/>
        <w:t>description for the cardboard material</w:t>
      </w:r>
    </w:p>
    <w:p w:rsidR="00A21323" w:rsidRPr="00A21323" w:rsidRDefault="00A21323" w:rsidP="00A21323">
      <w:pPr>
        <w:pStyle w:val="NoSpacing"/>
        <w:rPr>
          <w:rFonts w:ascii="Segoe UI" w:hAnsi="Segoe UI"/>
        </w:rPr>
      </w:pPr>
      <w:r w:rsidRPr="00137BB9">
        <w:rPr>
          <w:rStyle w:val="Filename"/>
        </w:rPr>
        <w:t>foamboard.material.xml</w:t>
      </w:r>
      <w:r w:rsidR="00137BB9" w:rsidRPr="00137BB9">
        <w:rPr>
          <w:rStyle w:val="Filename"/>
        </w:rPr>
        <w:tab/>
      </w:r>
      <w:r w:rsidR="006F1613">
        <w:rPr>
          <w:rFonts w:cstheme="minorHAnsi"/>
        </w:rPr>
        <w:sym w:font="Symbol" w:char="F02D"/>
      </w:r>
      <w:r w:rsidR="00137BB9" w:rsidRPr="000E0ED3">
        <w:rPr>
          <w:rFonts w:cstheme="minorHAnsi"/>
        </w:rPr>
        <w:t xml:space="preserve"> </w:t>
      </w:r>
      <w:r w:rsidR="00137BB9" w:rsidRPr="000E0ED3">
        <w:rPr>
          <w:rFonts w:cstheme="minorHAnsi"/>
        </w:rPr>
        <w:tab/>
        <w:t>description for the foamboard material</w:t>
      </w:r>
    </w:p>
    <w:p w:rsidR="00E13DB5" w:rsidRDefault="00A21323" w:rsidP="00E13DB5">
      <w:pPr>
        <w:pStyle w:val="NoSpacing"/>
        <w:rPr>
          <w:rFonts w:cstheme="minorHAnsi"/>
        </w:rPr>
      </w:pPr>
      <w:r w:rsidRPr="00137BB9">
        <w:rPr>
          <w:rStyle w:val="Filename"/>
        </w:rPr>
        <w:t>plexi.material.xml</w:t>
      </w:r>
      <w:r w:rsidR="00137BB9" w:rsidRPr="00137BB9">
        <w:rPr>
          <w:rStyle w:val="Filename"/>
        </w:rPr>
        <w:tab/>
      </w:r>
      <w:r w:rsidR="00137BB9" w:rsidRPr="00137BB9">
        <w:rPr>
          <w:rStyle w:val="Filename"/>
        </w:rPr>
        <w:tab/>
      </w:r>
      <w:r w:rsidR="006F1613">
        <w:rPr>
          <w:rFonts w:cstheme="minorHAnsi"/>
        </w:rPr>
        <w:sym w:font="Symbol" w:char="F02D"/>
      </w:r>
      <w:r w:rsidR="00137BB9" w:rsidRPr="000E0ED3">
        <w:rPr>
          <w:rFonts w:cstheme="minorHAnsi"/>
        </w:rPr>
        <w:t xml:space="preserve"> </w:t>
      </w:r>
      <w:r w:rsidR="00137BB9" w:rsidRPr="000E0ED3">
        <w:rPr>
          <w:rFonts w:cstheme="minorHAnsi"/>
        </w:rPr>
        <w:tab/>
        <w:t>description for the plexi material</w:t>
      </w:r>
    </w:p>
    <w:p w:rsidR="00E13DB5" w:rsidRDefault="00E13DB5" w:rsidP="00E13DB5">
      <w:pPr>
        <w:pStyle w:val="NoSpacing"/>
        <w:rPr>
          <w:rFonts w:cstheme="minorHAnsi"/>
        </w:rPr>
      </w:pPr>
    </w:p>
    <w:p w:rsidR="006F1613" w:rsidRDefault="006F1613"/>
    <w:p w:rsidR="006F1613" w:rsidRDefault="00E13DB5">
      <w:r>
        <w:br w:type="page"/>
      </w:r>
    </w:p>
    <w:p w:rsidR="002B4CFC" w:rsidRPr="005866C0" w:rsidRDefault="00471241" w:rsidP="000C1AA7">
      <w:pPr>
        <w:pStyle w:val="Heading3"/>
      </w:pPr>
      <w:r w:rsidRPr="005866C0">
        <w:lastRenderedPageBreak/>
        <w:t>*.</w:t>
      </w:r>
      <w:r w:rsidR="002B4CFC" w:rsidRPr="005866C0">
        <w:t>workshop.xml</w:t>
      </w:r>
    </w:p>
    <w:p w:rsidR="00E36EB2" w:rsidRDefault="006F1613" w:rsidP="00E36EB2">
      <w:r>
        <w:t xml:space="preserve">The workshop-file contains all global information about our “workshop”. This is currently a list of all control-computers and how they are connected </w:t>
      </w:r>
      <w:r w:rsidR="00E36EB2">
        <w:t>to the</w:t>
      </w:r>
      <w:del w:id="316" w:author="Holger Rasch" w:date="2014-07-02T10:43:00Z">
        <w:r w:rsidR="00E36EB2" w:rsidDel="00AE1FC4">
          <w:delText xml:space="preserve"> computer</w:delText>
        </w:r>
      </w:del>
      <w:ins w:id="317" w:author="Holger Rasch" w:date="2014-07-02T10:43:00Z">
        <w:r w:rsidR="00AE1FC4">
          <w:t xml:space="preserve"> cutter device</w:t>
        </w:r>
      </w:ins>
      <w:r w:rsidR="00E36EB2">
        <w:t xml:space="preserve">. </w:t>
      </w:r>
      <w:r>
        <w:t xml:space="preserve">And also </w:t>
      </w:r>
      <w:r w:rsidR="00E36EB2">
        <w:t>stored here are the</w:t>
      </w:r>
      <w:r>
        <w:t xml:space="preserve"> definition</w:t>
      </w:r>
      <w:r w:rsidR="00E36EB2">
        <w:t>s</w:t>
      </w:r>
      <w:r>
        <w:t xml:space="preserve"> for the communication setting.</w:t>
      </w:r>
      <w:r w:rsidR="00E36EB2">
        <w:t xml:space="preserve"> Additionally the command to switch a cutter online is also s</w:t>
      </w:r>
      <w:ins w:id="318" w:author="Holger Rasch" w:date="2014-07-02T10:44:00Z">
        <w:r w:rsidR="00AE1FC4">
          <w:t>t</w:t>
        </w:r>
      </w:ins>
      <w:r w:rsidR="00E36EB2">
        <w:t xml:space="preserve">ored here. </w:t>
      </w:r>
      <w:r w:rsidR="00E36EB2" w:rsidRPr="005866C0">
        <w:t xml:space="preserve">It can </w:t>
      </w:r>
      <w:r w:rsidR="00BE58F0">
        <w:t xml:space="preserve">only </w:t>
      </w:r>
      <w:proofErr w:type="gramStart"/>
      <w:r w:rsidR="00BE58F0">
        <w:t>exist</w:t>
      </w:r>
      <w:proofErr w:type="gramEnd"/>
      <w:r w:rsidR="00BE58F0">
        <w:t xml:space="preserve"> one .workshop.xml file, like</w:t>
      </w:r>
      <w:r w:rsidR="00E36EB2" w:rsidRPr="005866C0">
        <w:t>: hdm.workshop.xml</w:t>
      </w:r>
    </w:p>
    <w:p w:rsidR="00D85930" w:rsidRDefault="00D85930" w:rsidP="001716DC">
      <w:r>
        <w:t>Example for a minimal workshop.xml file:</w:t>
      </w:r>
    </w:p>
    <w:p w:rsidR="00D85930" w:rsidRPr="00D85930" w:rsidRDefault="00D85930" w:rsidP="00D85930">
      <w:pPr>
        <w:pStyle w:val="HTMLPreformatted"/>
        <w:shd w:val="clear" w:color="auto" w:fill="FFFFFF"/>
        <w:rPr>
          <w:rStyle w:val="XML-Value"/>
          <w:lang w:val="en-US"/>
        </w:rPr>
      </w:pPr>
      <w:r w:rsidRPr="00D85930">
        <w:rPr>
          <w:rStyle w:val="XML-Value"/>
          <w:lang w:val="en-US"/>
        </w:rPr>
        <w:t>&lt;?</w:t>
      </w:r>
      <w:r w:rsidRPr="00D85930">
        <w:rPr>
          <w:rStyle w:val="XML-Entity"/>
          <w:lang w:val="en-US"/>
        </w:rPr>
        <w:t>xml</w:t>
      </w:r>
      <w:r w:rsidRPr="00D85930">
        <w:rPr>
          <w:rStyle w:val="XML-Value"/>
          <w:lang w:val="en-US"/>
        </w:rPr>
        <w:t> </w:t>
      </w:r>
      <w:r w:rsidRPr="00D85930">
        <w:rPr>
          <w:rStyle w:val="XML-Attriubute"/>
          <w:lang w:val="en-US"/>
        </w:rPr>
        <w:t>version</w:t>
      </w:r>
      <w:r w:rsidRPr="00D85930">
        <w:rPr>
          <w:rStyle w:val="XML-Value"/>
          <w:lang w:val="en-US"/>
        </w:rPr>
        <w:t>="1.0" </w:t>
      </w:r>
      <w:r w:rsidRPr="00D85930">
        <w:rPr>
          <w:rStyle w:val="XML-Attriubute"/>
          <w:lang w:val="en-US"/>
        </w:rPr>
        <w:t>encoding</w:t>
      </w:r>
      <w:r w:rsidRPr="00D85930">
        <w:rPr>
          <w:rStyle w:val="XML-Value"/>
          <w:lang w:val="en-US"/>
        </w:rPr>
        <w:t>="utf-8" ?&gt;</w:t>
      </w:r>
    </w:p>
    <w:p w:rsidR="00D85930" w:rsidRDefault="00D85930" w:rsidP="00D85930">
      <w:pPr>
        <w:pStyle w:val="NoSpacing"/>
        <w:ind w:left="709" w:hanging="709"/>
        <w:rPr>
          <w:rStyle w:val="XML-Value"/>
          <w:lang w:val="en-US" w:eastAsia="de-DE"/>
        </w:rPr>
      </w:pPr>
      <w:r w:rsidRPr="00163DEE">
        <w:rPr>
          <w:rStyle w:val="XML-Value"/>
          <w:lang w:val="en-US" w:eastAsia="de-DE"/>
        </w:rPr>
        <w:t>&lt;</w:t>
      </w:r>
      <w:r w:rsidRPr="00D85930">
        <w:rPr>
          <w:rStyle w:val="XML-Entity"/>
          <w:lang w:val="en-US" w:eastAsia="de-DE"/>
        </w:rPr>
        <w:t>workshop</w:t>
      </w:r>
      <w:r>
        <w:rPr>
          <w:rStyle w:val="XML-Value"/>
          <w:lang w:val="en-US" w:eastAsia="de-DE"/>
        </w:rPr>
        <w:t xml:space="preserve"> </w:t>
      </w:r>
      <w:r w:rsidRPr="00D85930">
        <w:rPr>
          <w:rStyle w:val="XML-Attriubute"/>
          <w:lang w:val="en-US" w:eastAsia="de-DE"/>
        </w:rPr>
        <w:t>DefaultDevice</w:t>
      </w:r>
      <w:r w:rsidRPr="00163DEE">
        <w:rPr>
          <w:rStyle w:val="XML-Value"/>
          <w:lang w:val="en-US" w:eastAsia="de-DE"/>
        </w:rPr>
        <w:t>="M1200"</w:t>
      </w:r>
      <w:r>
        <w:rPr>
          <w:rStyle w:val="XML-Value"/>
          <w:lang w:val="en-US" w:eastAsia="de-DE"/>
        </w:rPr>
        <w:t>&gt;</w:t>
      </w:r>
    </w:p>
    <w:p w:rsidR="00476504" w:rsidRDefault="00476504" w:rsidP="00D85930">
      <w:pPr>
        <w:pStyle w:val="NoSpacing"/>
        <w:ind w:left="709" w:hanging="709"/>
        <w:rPr>
          <w:rStyle w:val="XML-Value"/>
          <w:lang w:val="en-US" w:eastAsia="de-DE"/>
        </w:rPr>
      </w:pPr>
    </w:p>
    <w:p w:rsidR="00D85930" w:rsidRPr="00163DEE" w:rsidRDefault="00D85930" w:rsidP="00D85930">
      <w:pPr>
        <w:pStyle w:val="NoSpacing"/>
        <w:ind w:left="709" w:hanging="709"/>
        <w:rPr>
          <w:rStyle w:val="XML-Value"/>
          <w:lang w:val="en-US" w:eastAsia="de-DE"/>
        </w:rPr>
      </w:pPr>
      <w:r>
        <w:rPr>
          <w:rStyle w:val="XML-Value"/>
          <w:lang w:val="en-US" w:eastAsia="de-DE"/>
        </w:rPr>
        <w:tab/>
      </w:r>
      <w:r w:rsidRPr="00163DEE">
        <w:rPr>
          <w:rStyle w:val="XML-Value"/>
          <w:lang w:val="en-US" w:eastAsia="de-DE"/>
        </w:rPr>
        <w:t>&lt;</w:t>
      </w:r>
      <w:r w:rsidRPr="00D85930">
        <w:rPr>
          <w:rStyle w:val="XML-Entity"/>
          <w:lang w:val="en-US" w:eastAsia="de-DE"/>
        </w:rPr>
        <w:t>connector</w:t>
      </w:r>
      <w:r>
        <w:rPr>
          <w:rStyle w:val="XML-Value"/>
          <w:lang w:val="en-US" w:eastAsia="de-DE"/>
        </w:rPr>
        <w:t xml:space="preserve"> </w:t>
      </w:r>
      <w:r w:rsidRPr="00D85930">
        <w:rPr>
          <w:rStyle w:val="XML-Attriubute"/>
          <w:lang w:val="en-US" w:eastAsia="de-DE"/>
        </w:rPr>
        <w:t>type</w:t>
      </w:r>
      <w:r w:rsidRPr="00163DEE">
        <w:rPr>
          <w:rStyle w:val="XML-Value"/>
          <w:lang w:val="en-US" w:eastAsia="de-DE"/>
        </w:rPr>
        <w:t>="serial"</w:t>
      </w:r>
      <w:r>
        <w:rPr>
          <w:rStyle w:val="XML-Value"/>
          <w:lang w:val="en-US" w:eastAsia="de-DE"/>
        </w:rPr>
        <w:t xml:space="preserve"> </w:t>
      </w:r>
      <w:r w:rsidRPr="00D85930">
        <w:rPr>
          <w:rStyle w:val="XML-Attriubute"/>
          <w:lang w:val="en-US" w:eastAsia="de-DE"/>
        </w:rPr>
        <w:t>id</w:t>
      </w:r>
      <w:r w:rsidRPr="00163DEE">
        <w:rPr>
          <w:rStyle w:val="XML-Value"/>
          <w:lang w:val="en-US" w:eastAsia="de-DE"/>
        </w:rPr>
        <w:t>="Serialport 1"</w:t>
      </w:r>
      <w:r>
        <w:rPr>
          <w:rStyle w:val="XML-Value"/>
          <w:lang w:val="en-US" w:eastAsia="de-DE"/>
        </w:rPr>
        <w:t xml:space="preserve"> </w:t>
      </w:r>
      <w:r w:rsidRPr="00D85930">
        <w:rPr>
          <w:rStyle w:val="XML-Attriubute"/>
          <w:lang w:val="en-US" w:eastAsia="de-DE"/>
        </w:rPr>
        <w:t>port</w:t>
      </w:r>
      <w:r w:rsidRPr="00163DEE">
        <w:rPr>
          <w:rStyle w:val="XML-Value"/>
          <w:lang w:val="en-US" w:eastAsia="de-DE"/>
        </w:rPr>
        <w:t>="COM1"</w:t>
      </w:r>
      <w:r>
        <w:rPr>
          <w:rStyle w:val="XML-Value"/>
          <w:lang w:val="en-US" w:eastAsia="de-DE"/>
        </w:rPr>
        <w:t xml:space="preserve"> </w:t>
      </w:r>
      <w:r w:rsidRPr="00D85930">
        <w:rPr>
          <w:rStyle w:val="XML-Attriubute"/>
          <w:lang w:val="en-US" w:eastAsia="de-DE"/>
        </w:rPr>
        <w:t>speed</w:t>
      </w:r>
      <w:r w:rsidRPr="00163DEE">
        <w:rPr>
          <w:rStyle w:val="XML-Value"/>
          <w:lang w:val="en-US" w:eastAsia="de-DE"/>
        </w:rPr>
        <w:t>="19200"</w:t>
      </w:r>
      <w:r>
        <w:rPr>
          <w:rStyle w:val="XML-Value"/>
          <w:lang w:val="en-US" w:eastAsia="de-DE"/>
        </w:rPr>
        <w:t xml:space="preserve"> </w:t>
      </w:r>
      <w:r w:rsidRPr="00D85930">
        <w:rPr>
          <w:rStyle w:val="XML-Attriubute"/>
          <w:lang w:val="en-US" w:eastAsia="de-DE"/>
        </w:rPr>
        <w:t>parity</w:t>
      </w:r>
      <w:r w:rsidRPr="00163DEE">
        <w:rPr>
          <w:rStyle w:val="XML-Value"/>
          <w:lang w:val="en-US" w:eastAsia="de-DE"/>
        </w:rPr>
        <w:t>="0"</w:t>
      </w:r>
      <w:r>
        <w:rPr>
          <w:rStyle w:val="XML-Value"/>
          <w:lang w:val="en-US" w:eastAsia="de-DE"/>
        </w:rPr>
        <w:t xml:space="preserve"> </w:t>
      </w:r>
      <w:r w:rsidRPr="00D85930">
        <w:rPr>
          <w:rStyle w:val="XML-Attriubute"/>
          <w:lang w:val="en-US" w:eastAsia="de-DE"/>
        </w:rPr>
        <w:t>databits</w:t>
      </w:r>
      <w:r w:rsidRPr="00163DEE">
        <w:rPr>
          <w:rStyle w:val="XML-Value"/>
          <w:lang w:val="en-US" w:eastAsia="de-DE"/>
        </w:rPr>
        <w:t>="8"</w:t>
      </w:r>
      <w:r>
        <w:rPr>
          <w:rStyle w:val="XML-Value"/>
          <w:lang w:val="en-US" w:eastAsia="de-DE"/>
        </w:rPr>
        <w:t xml:space="preserve"> </w:t>
      </w:r>
      <w:r w:rsidRPr="00D85930">
        <w:rPr>
          <w:rStyle w:val="XML-Attriubute"/>
          <w:lang w:val="en-US" w:eastAsia="de-DE"/>
        </w:rPr>
        <w:t>stopbits</w:t>
      </w:r>
      <w:r w:rsidRPr="00163DEE">
        <w:rPr>
          <w:rStyle w:val="XML-Value"/>
          <w:lang w:val="en-US" w:eastAsia="de-DE"/>
        </w:rPr>
        <w:t>="1"</w:t>
      </w:r>
      <w:r>
        <w:rPr>
          <w:rStyle w:val="XML-Value"/>
          <w:lang w:val="en-US" w:eastAsia="de-DE"/>
        </w:rPr>
        <w:t xml:space="preserve"> </w:t>
      </w:r>
      <w:r w:rsidRPr="00D85930">
        <w:rPr>
          <w:rStyle w:val="XML-Attriubute"/>
          <w:lang w:val="en-US" w:eastAsia="de-DE"/>
        </w:rPr>
        <w:t>handshake</w:t>
      </w:r>
      <w:r w:rsidRPr="00163DEE">
        <w:rPr>
          <w:rStyle w:val="XML-Value"/>
          <w:lang w:val="en-US" w:eastAsia="de-DE"/>
        </w:rPr>
        <w:t>="2"</w:t>
      </w:r>
      <w:r>
        <w:rPr>
          <w:rStyle w:val="XML-Value"/>
          <w:lang w:val="en-US" w:eastAsia="de-DE"/>
        </w:rPr>
        <w:t xml:space="preserve"> </w:t>
      </w:r>
      <w:r w:rsidRPr="00D85930">
        <w:rPr>
          <w:rStyle w:val="XML-Attriubute"/>
          <w:lang w:val="en-US" w:eastAsia="de-DE"/>
        </w:rPr>
        <w:t>readtimeout</w:t>
      </w:r>
      <w:r w:rsidRPr="00163DEE">
        <w:rPr>
          <w:rStyle w:val="XML-Value"/>
          <w:lang w:val="en-US" w:eastAsia="de-DE"/>
        </w:rPr>
        <w:t>="500"</w:t>
      </w:r>
      <w:r>
        <w:rPr>
          <w:rStyle w:val="XML-Value"/>
          <w:lang w:val="en-US" w:eastAsia="de-DE"/>
        </w:rPr>
        <w:t xml:space="preserve"> </w:t>
      </w:r>
      <w:r w:rsidRPr="00D85930">
        <w:rPr>
          <w:rStyle w:val="XML-Attriubute"/>
          <w:lang w:val="en-US" w:eastAsia="de-DE"/>
        </w:rPr>
        <w:t>writetimeout</w:t>
      </w:r>
      <w:r w:rsidRPr="00163DEE">
        <w:rPr>
          <w:rStyle w:val="XML-Value"/>
          <w:lang w:val="en-US" w:eastAsia="de-DE"/>
        </w:rPr>
        <w:t>="2000"/&gt;</w:t>
      </w:r>
    </w:p>
    <w:p w:rsidR="00476504" w:rsidRDefault="00D85930" w:rsidP="00476504">
      <w:pPr>
        <w:pStyle w:val="NoSpacing"/>
        <w:ind w:left="709" w:hanging="709"/>
        <w:rPr>
          <w:rStyle w:val="XML-Value"/>
          <w:lang w:val="en-US" w:eastAsia="de-DE"/>
        </w:rPr>
      </w:pPr>
      <w:r>
        <w:rPr>
          <w:rStyle w:val="XML-Value"/>
          <w:lang w:val="en-US" w:eastAsia="de-DE"/>
        </w:rPr>
        <w:tab/>
      </w:r>
    </w:p>
    <w:p w:rsidR="00D85930" w:rsidRDefault="00D85930" w:rsidP="00476504">
      <w:pPr>
        <w:pStyle w:val="NoSpacing"/>
        <w:ind w:left="709"/>
        <w:rPr>
          <w:rStyle w:val="XML-Value"/>
          <w:lang w:val="en-US" w:eastAsia="de-DE"/>
        </w:rPr>
      </w:pPr>
      <w:r w:rsidRPr="00163DEE">
        <w:rPr>
          <w:rStyle w:val="XML-Value"/>
          <w:lang w:val="en-US" w:eastAsia="de-DE"/>
        </w:rPr>
        <w:t>&lt;</w:t>
      </w:r>
      <w:r w:rsidRPr="00D85930">
        <w:rPr>
          <w:rStyle w:val="XML-Entity"/>
          <w:lang w:val="en-US" w:eastAsia="de-DE"/>
        </w:rPr>
        <w:t>controller</w:t>
      </w:r>
      <w:r>
        <w:rPr>
          <w:rStyle w:val="XML-Value"/>
          <w:lang w:val="en-US" w:eastAsia="de-DE"/>
        </w:rPr>
        <w:t xml:space="preserve"> </w:t>
      </w:r>
      <w:r w:rsidRPr="00D85930">
        <w:rPr>
          <w:rStyle w:val="XML-Attriubute"/>
          <w:lang w:val="en-US" w:eastAsia="de-DE"/>
        </w:rPr>
        <w:t>pair</w:t>
      </w:r>
      <w:r w:rsidRPr="00163DEE">
        <w:rPr>
          <w:rStyle w:val="XML-Value"/>
          <w:lang w:val="en-US" w:eastAsia="de-DE"/>
        </w:rPr>
        <w:t>="M1200@BSL-DE35-1062"</w:t>
      </w:r>
      <w:r>
        <w:rPr>
          <w:rStyle w:val="XML-Value"/>
          <w:lang w:val="en-US" w:eastAsia="de-DE"/>
        </w:rPr>
        <w:t xml:space="preserve"> </w:t>
      </w:r>
      <w:r w:rsidRPr="00D85930">
        <w:rPr>
          <w:rStyle w:val="XML-Attriubute"/>
          <w:lang w:val="en-US" w:eastAsia="de-DE"/>
        </w:rPr>
        <w:t>connnection</w:t>
      </w:r>
      <w:r w:rsidRPr="00163DEE">
        <w:rPr>
          <w:rStyle w:val="XML-Value"/>
          <w:lang w:val="en-US" w:eastAsia="de-DE"/>
        </w:rPr>
        <w:t>="Serialport 1"/&gt;</w:t>
      </w:r>
    </w:p>
    <w:p w:rsidR="00476504" w:rsidRPr="00163DEE" w:rsidRDefault="00476504" w:rsidP="00476504">
      <w:pPr>
        <w:pStyle w:val="NoSpacing"/>
        <w:ind w:left="709"/>
        <w:rPr>
          <w:rStyle w:val="XML-Value"/>
          <w:lang w:val="en-US" w:eastAsia="de-DE"/>
        </w:rPr>
      </w:pPr>
    </w:p>
    <w:p w:rsidR="00D85930" w:rsidRDefault="00D85930" w:rsidP="00BE58F0">
      <w:pPr>
        <w:pStyle w:val="NoSpacing"/>
        <w:ind w:left="709" w:hanging="709"/>
        <w:rPr>
          <w:rStyle w:val="XML-Value"/>
          <w:lang w:val="en-US" w:eastAsia="de-DE"/>
        </w:rPr>
      </w:pPr>
      <w:r w:rsidRPr="00D85930">
        <w:rPr>
          <w:rStyle w:val="XML-Value"/>
          <w:lang w:val="en-US" w:eastAsia="de-DE"/>
        </w:rPr>
        <w:t>&lt;/</w:t>
      </w:r>
      <w:r w:rsidRPr="00D85930">
        <w:rPr>
          <w:rStyle w:val="XML-Entity"/>
          <w:lang w:val="en-US" w:eastAsia="de-DE"/>
        </w:rPr>
        <w:t>workshop</w:t>
      </w:r>
      <w:r w:rsidRPr="00D85930">
        <w:rPr>
          <w:rStyle w:val="XML-Value"/>
          <w:lang w:val="en-US" w:eastAsia="de-DE"/>
        </w:rPr>
        <w:t>&gt;</w:t>
      </w:r>
    </w:p>
    <w:p w:rsidR="00BE58F0" w:rsidRPr="00BE58F0" w:rsidRDefault="00BE58F0" w:rsidP="00BE58F0">
      <w:pPr>
        <w:pStyle w:val="NoSpacing"/>
        <w:ind w:left="709" w:hanging="709"/>
        <w:rPr>
          <w:rFonts w:ascii="Consolas" w:hAnsi="Consolas"/>
          <w:noProof/>
          <w:color w:val="0000CC"/>
          <w:sz w:val="18"/>
          <w:lang w:eastAsia="de-DE"/>
        </w:rPr>
      </w:pPr>
    </w:p>
    <w:p w:rsidR="00B162CA" w:rsidRPr="005866C0" w:rsidRDefault="00AE24DF" w:rsidP="001716DC">
      <w:r w:rsidRPr="005866C0">
        <w:t>Root entity</w:t>
      </w:r>
      <w:r w:rsidR="00B162CA" w:rsidRPr="005866C0">
        <w:t xml:space="preserve">: </w:t>
      </w:r>
      <w:r w:rsidR="00B162CA" w:rsidRPr="005866C0">
        <w:rPr>
          <w:rStyle w:val="XML-Entity"/>
          <w:lang w:val="en-US"/>
        </w:rPr>
        <w:t>workshop</w:t>
      </w:r>
      <w:r w:rsidR="00B162CA" w:rsidRPr="005866C0">
        <w:t xml:space="preserve"> </w:t>
      </w:r>
      <w:r w:rsidRPr="005866C0">
        <w:t>single mandatory attribute:</w:t>
      </w:r>
      <w:r w:rsidR="00B162CA" w:rsidRPr="005866C0">
        <w:t xml:space="preserve"> </w:t>
      </w:r>
      <w:r w:rsidR="00B162CA" w:rsidRPr="005866C0">
        <w:rPr>
          <w:rStyle w:val="XML-Entity"/>
          <w:lang w:val="en-US"/>
        </w:rPr>
        <w:t>DefaultDevice</w:t>
      </w:r>
    </w:p>
    <w:p w:rsidR="00A25292" w:rsidRPr="005866C0" w:rsidRDefault="00A25292" w:rsidP="001716DC">
      <w:r w:rsidRPr="005866C0">
        <w:t xml:space="preserve">The </w:t>
      </w:r>
      <w:r w:rsidR="00415B00" w:rsidRPr="005866C0">
        <w:rPr>
          <w:rStyle w:val="XML-Entity"/>
          <w:lang w:val="en-US"/>
        </w:rPr>
        <w:t>DefaultDevice</w:t>
      </w:r>
      <w:r w:rsidR="00415B00" w:rsidRPr="005866C0">
        <w:t xml:space="preserve"> </w:t>
      </w:r>
      <w:r w:rsidRPr="005866C0">
        <w:t xml:space="preserve">is an ID defined </w:t>
      </w:r>
      <w:r w:rsidR="00137BB9">
        <w:t>from</w:t>
      </w:r>
      <w:r w:rsidRPr="005866C0">
        <w:t xml:space="preserve"> a device.xml file and descripts the device which will be used</w:t>
      </w:r>
      <w:r w:rsidR="005866C0">
        <w:t>,</w:t>
      </w:r>
      <w:r w:rsidRPr="005866C0">
        <w:t xml:space="preserve"> if no </w:t>
      </w:r>
      <w:r w:rsidR="00415B00" w:rsidRPr="005866C0">
        <w:t>precisely statements will follow.</w:t>
      </w:r>
    </w:p>
    <w:p w:rsidR="00004C62" w:rsidRPr="005866C0" w:rsidRDefault="00F25757" w:rsidP="001716DC">
      <w:r w:rsidRPr="005866C0">
        <w:t>Example</w:t>
      </w:r>
      <w:r w:rsidR="00004C62" w:rsidRPr="005866C0">
        <w:t xml:space="preserve">: </w:t>
      </w:r>
      <w:r w:rsidR="00004C62" w:rsidRPr="000E0ED3">
        <w:rPr>
          <w:rStyle w:val="XML-Value"/>
          <w:lang w:val="en-US"/>
        </w:rPr>
        <w:t>&lt;</w:t>
      </w:r>
      <w:r w:rsidR="00004C62" w:rsidRPr="005866C0">
        <w:rPr>
          <w:rStyle w:val="XML-Entity"/>
          <w:lang w:val="en-US"/>
        </w:rPr>
        <w:t>workshop </w:t>
      </w:r>
      <w:r w:rsidR="00004C62" w:rsidRPr="000E0ED3">
        <w:rPr>
          <w:rStyle w:val="XML-Attriubute"/>
          <w:lang w:val="en-US"/>
        </w:rPr>
        <w:t>DefaultDevice</w:t>
      </w:r>
      <w:r w:rsidR="00004C62" w:rsidRPr="000E0ED3">
        <w:rPr>
          <w:rStyle w:val="XML-Value"/>
          <w:lang w:val="en-US"/>
        </w:rPr>
        <w:t>="M1200"&gt;</w:t>
      </w:r>
    </w:p>
    <w:p w:rsidR="00B162CA" w:rsidRPr="005866C0" w:rsidRDefault="00F25757" w:rsidP="001716DC">
      <w:r w:rsidRPr="005866C0">
        <w:t>Sub entities:</w:t>
      </w:r>
      <w:r w:rsidR="00B162CA" w:rsidRPr="005866C0">
        <w:t xml:space="preserve"> </w:t>
      </w:r>
      <w:r w:rsidR="0004415B">
        <w:rPr>
          <w:rStyle w:val="XML-Entity"/>
          <w:lang w:val="en-US"/>
        </w:rPr>
        <w:t>connector, controller</w:t>
      </w:r>
    </w:p>
    <w:p w:rsidR="00F25757" w:rsidRPr="005866C0" w:rsidRDefault="00F25757" w:rsidP="001716DC">
      <w:r w:rsidRPr="005866C0">
        <w:t>The connector entity descripts a kind of connection. Currently only serial connections are supported. The following attributes are mandatory:</w:t>
      </w:r>
    </w:p>
    <w:p w:rsidR="009D5EED" w:rsidRPr="005866C0" w:rsidRDefault="00F25757" w:rsidP="0037052F">
      <w:pPr>
        <w:pStyle w:val="NoSpacing"/>
        <w:tabs>
          <w:tab w:val="left" w:pos="2127"/>
        </w:tabs>
        <w:ind w:left="2127" w:hanging="2127"/>
      </w:pPr>
      <w:r w:rsidRPr="000E0ED3">
        <w:rPr>
          <w:rStyle w:val="XML-Attriubute"/>
          <w:lang w:val="en-US"/>
        </w:rPr>
        <w:t>t</w:t>
      </w:r>
      <w:r w:rsidR="009D5EED" w:rsidRPr="000E0ED3">
        <w:rPr>
          <w:rStyle w:val="XML-Attriubute"/>
          <w:lang w:val="en-US"/>
        </w:rPr>
        <w:t>ype</w:t>
      </w:r>
      <w:r w:rsidR="00AE24DF" w:rsidRPr="000E0ED3">
        <w:rPr>
          <w:rStyle w:val="XML-Attriubute"/>
          <w:lang w:val="en-US"/>
        </w:rPr>
        <w:tab/>
      </w:r>
      <w:r w:rsidRPr="005866C0">
        <w:t xml:space="preserve">currently only </w:t>
      </w:r>
      <w:r w:rsidR="009D5EED" w:rsidRPr="005866C0">
        <w:t>“serial”</w:t>
      </w:r>
      <w:r w:rsidRPr="005866C0">
        <w:t xml:space="preserve"> is allowed</w:t>
      </w:r>
    </w:p>
    <w:p w:rsidR="009D5EED" w:rsidRPr="005866C0" w:rsidRDefault="009D5EED" w:rsidP="0037052F">
      <w:pPr>
        <w:pStyle w:val="NoSpacing"/>
        <w:tabs>
          <w:tab w:val="left" w:pos="2127"/>
        </w:tabs>
        <w:ind w:left="2127" w:hanging="2127"/>
      </w:pPr>
      <w:r w:rsidRPr="000E0ED3">
        <w:rPr>
          <w:rStyle w:val="XML-Attriubute"/>
          <w:lang w:val="en-US"/>
        </w:rPr>
        <w:t>id</w:t>
      </w:r>
      <w:r w:rsidRPr="000E0ED3">
        <w:rPr>
          <w:rStyle w:val="XML-Attriubute"/>
          <w:lang w:val="en-US"/>
        </w:rPr>
        <w:tab/>
      </w:r>
      <w:r w:rsidR="00AE24DF" w:rsidRPr="005866C0">
        <w:t xml:space="preserve">a unique </w:t>
      </w:r>
      <w:r w:rsidR="00004C62" w:rsidRPr="005866C0">
        <w:t xml:space="preserve">ID </w:t>
      </w:r>
      <w:r w:rsidR="00F25757" w:rsidRPr="005866C0">
        <w:t>for this entity</w:t>
      </w:r>
    </w:p>
    <w:p w:rsidR="009D5EED" w:rsidRPr="005866C0" w:rsidRDefault="009D5EED" w:rsidP="0037052F">
      <w:pPr>
        <w:pStyle w:val="NoSpacing"/>
        <w:tabs>
          <w:tab w:val="left" w:pos="2127"/>
        </w:tabs>
        <w:ind w:left="2127" w:hanging="2127"/>
      </w:pPr>
      <w:r w:rsidRPr="000E0ED3">
        <w:rPr>
          <w:rStyle w:val="XML-Attriubute"/>
          <w:lang w:val="en-US"/>
        </w:rPr>
        <w:t>port</w:t>
      </w:r>
      <w:r w:rsidR="00004C62" w:rsidRPr="000E0ED3">
        <w:rPr>
          <w:rStyle w:val="XML-Attriubute"/>
          <w:lang w:val="en-US"/>
        </w:rPr>
        <w:tab/>
      </w:r>
      <w:r w:rsidR="00F25757" w:rsidRPr="005866C0">
        <w:t>the Portname of the used communication port, like COM1</w:t>
      </w:r>
    </w:p>
    <w:p w:rsidR="003548B3" w:rsidRPr="005866C0" w:rsidRDefault="009D5EED" w:rsidP="0037052F">
      <w:pPr>
        <w:pStyle w:val="NoSpacing"/>
        <w:tabs>
          <w:tab w:val="left" w:pos="2127"/>
        </w:tabs>
        <w:ind w:left="2127" w:hanging="2127"/>
      </w:pPr>
      <w:r w:rsidRPr="000E0ED3">
        <w:rPr>
          <w:rStyle w:val="XML-Attriubute"/>
          <w:lang w:val="en-US"/>
        </w:rPr>
        <w:t>speed</w:t>
      </w:r>
      <w:r w:rsidR="00004C62" w:rsidRPr="000E0ED3">
        <w:rPr>
          <w:rStyle w:val="XML-Attriubute"/>
          <w:lang w:val="en-US"/>
        </w:rPr>
        <w:tab/>
      </w:r>
      <w:r w:rsidR="00AE24DF" w:rsidRPr="005866C0">
        <w:t>serial baud rate</w:t>
      </w:r>
    </w:p>
    <w:p w:rsidR="009D5EED" w:rsidRPr="005866C0" w:rsidRDefault="009D5EED" w:rsidP="0037052F">
      <w:pPr>
        <w:pStyle w:val="NoSpacing"/>
        <w:tabs>
          <w:tab w:val="left" w:pos="2127"/>
        </w:tabs>
        <w:ind w:left="2127" w:hanging="2127"/>
      </w:pPr>
      <w:r w:rsidRPr="000E0ED3">
        <w:rPr>
          <w:rStyle w:val="XML-Attriubute"/>
          <w:lang w:val="en-US"/>
        </w:rPr>
        <w:t>parity</w:t>
      </w:r>
      <w:r w:rsidR="00004C62" w:rsidRPr="005866C0">
        <w:tab/>
        <w:t>parity 0</w:t>
      </w:r>
      <w:r w:rsidR="006F1613">
        <w:t xml:space="preserve"> </w:t>
      </w:r>
      <w:r w:rsidR="00004C62" w:rsidRPr="005866C0">
        <w:t>=</w:t>
      </w:r>
      <w:r w:rsidR="006F1613">
        <w:t xml:space="preserve"> </w:t>
      </w:r>
      <w:r w:rsidR="00004C62" w:rsidRPr="005866C0">
        <w:t>none 1</w:t>
      </w:r>
      <w:r w:rsidR="006F1613">
        <w:t xml:space="preserve"> </w:t>
      </w:r>
      <w:r w:rsidR="00004C62" w:rsidRPr="005866C0">
        <w:t>=</w:t>
      </w:r>
      <w:r w:rsidR="006F1613">
        <w:t xml:space="preserve"> </w:t>
      </w:r>
      <w:r w:rsidR="00004C62" w:rsidRPr="005866C0">
        <w:t>odd 2</w:t>
      </w:r>
      <w:r w:rsidR="006F1613">
        <w:t xml:space="preserve"> </w:t>
      </w:r>
      <w:r w:rsidR="00004C62" w:rsidRPr="005866C0">
        <w:t>=</w:t>
      </w:r>
      <w:r w:rsidR="006F1613">
        <w:t xml:space="preserve"> </w:t>
      </w:r>
      <w:r w:rsidR="00004C62" w:rsidRPr="005866C0">
        <w:t>even 3</w:t>
      </w:r>
      <w:r w:rsidR="006F1613">
        <w:t xml:space="preserve"> </w:t>
      </w:r>
      <w:r w:rsidR="00004C62" w:rsidRPr="005866C0">
        <w:t>=</w:t>
      </w:r>
      <w:r w:rsidR="006F1613">
        <w:t xml:space="preserve"> </w:t>
      </w:r>
      <w:r w:rsidR="00004C62" w:rsidRPr="005866C0">
        <w:t>mark 4</w:t>
      </w:r>
      <w:r w:rsidR="006F1613">
        <w:t xml:space="preserve"> </w:t>
      </w:r>
      <w:r w:rsidR="00004C62" w:rsidRPr="005866C0">
        <w:t>=</w:t>
      </w:r>
      <w:r w:rsidR="006F1613">
        <w:t xml:space="preserve"> </w:t>
      </w:r>
      <w:r w:rsidR="00004C62" w:rsidRPr="005866C0">
        <w:t>space</w:t>
      </w:r>
    </w:p>
    <w:p w:rsidR="009D5EED" w:rsidRPr="005866C0" w:rsidRDefault="009D5EED" w:rsidP="0037052F">
      <w:pPr>
        <w:pStyle w:val="NoSpacing"/>
        <w:tabs>
          <w:tab w:val="left" w:pos="2127"/>
        </w:tabs>
        <w:ind w:left="2127" w:hanging="2127"/>
      </w:pPr>
      <w:r w:rsidRPr="000E0ED3">
        <w:rPr>
          <w:rStyle w:val="XML-Attriubute"/>
          <w:lang w:val="en-US"/>
        </w:rPr>
        <w:t>databits</w:t>
      </w:r>
      <w:r w:rsidR="00004C62" w:rsidRPr="005866C0">
        <w:tab/>
      </w:r>
      <w:r w:rsidR="00F25757" w:rsidRPr="005866C0">
        <w:t xml:space="preserve">length of data bits per byte </w:t>
      </w:r>
    </w:p>
    <w:p w:rsidR="009D5EED" w:rsidRPr="005866C0" w:rsidRDefault="009D5EED" w:rsidP="0037052F">
      <w:pPr>
        <w:pStyle w:val="NoSpacing"/>
        <w:tabs>
          <w:tab w:val="left" w:pos="2127"/>
        </w:tabs>
        <w:ind w:left="2127" w:hanging="2127"/>
      </w:pPr>
      <w:r w:rsidRPr="000E0ED3">
        <w:rPr>
          <w:rStyle w:val="XML-Attriubute"/>
          <w:lang w:val="en-US"/>
        </w:rPr>
        <w:t>stopbits</w:t>
      </w:r>
      <w:r w:rsidR="00004C62" w:rsidRPr="005866C0">
        <w:tab/>
        <w:t>0=none 1</w:t>
      </w:r>
      <w:r w:rsidR="006F1613">
        <w:t xml:space="preserve"> </w:t>
      </w:r>
      <w:r w:rsidR="00004C62" w:rsidRPr="005866C0">
        <w:t>=</w:t>
      </w:r>
      <w:r w:rsidR="006F1613">
        <w:t xml:space="preserve"> </w:t>
      </w:r>
      <w:r w:rsidR="00004C62" w:rsidRPr="005866C0">
        <w:t>one 2</w:t>
      </w:r>
      <w:r w:rsidR="006F1613">
        <w:t xml:space="preserve"> </w:t>
      </w:r>
      <w:r w:rsidR="00004C62" w:rsidRPr="005866C0">
        <w:t>=</w:t>
      </w:r>
      <w:r w:rsidR="006F1613">
        <w:t xml:space="preserve"> </w:t>
      </w:r>
      <w:r w:rsidR="00004C62" w:rsidRPr="005866C0">
        <w:t>two 3</w:t>
      </w:r>
      <w:r w:rsidR="006F1613">
        <w:t xml:space="preserve"> </w:t>
      </w:r>
      <w:r w:rsidR="00004C62" w:rsidRPr="005866C0">
        <w:t>=</w:t>
      </w:r>
      <w:r w:rsidR="006F1613">
        <w:t xml:space="preserve"> </w:t>
      </w:r>
      <w:r w:rsidR="00004C62" w:rsidRPr="005866C0">
        <w:t>OnePointFive</w:t>
      </w:r>
    </w:p>
    <w:p w:rsidR="009D5EED" w:rsidRPr="005866C0" w:rsidRDefault="009D5EED" w:rsidP="0037052F">
      <w:pPr>
        <w:pStyle w:val="NoSpacing"/>
        <w:tabs>
          <w:tab w:val="left" w:pos="2127"/>
        </w:tabs>
        <w:ind w:left="2127" w:hanging="2127"/>
      </w:pPr>
      <w:r w:rsidRPr="000E0ED3">
        <w:rPr>
          <w:rStyle w:val="XML-Attriubute"/>
          <w:lang w:val="en-US"/>
        </w:rPr>
        <w:t>handshake</w:t>
      </w:r>
      <w:r w:rsidR="00004C62" w:rsidRPr="005866C0">
        <w:tab/>
        <w:t>0=none 1</w:t>
      </w:r>
      <w:r w:rsidR="006F1613">
        <w:t xml:space="preserve"> </w:t>
      </w:r>
      <w:r w:rsidR="00004C62" w:rsidRPr="005866C0">
        <w:t>=</w:t>
      </w:r>
      <w:r w:rsidR="006F1613">
        <w:t xml:space="preserve"> </w:t>
      </w:r>
      <w:proofErr w:type="spellStart"/>
      <w:r w:rsidR="00004C62" w:rsidRPr="005866C0">
        <w:t>XOnXOff</w:t>
      </w:r>
      <w:proofErr w:type="spellEnd"/>
      <w:r w:rsidR="00004C62" w:rsidRPr="005866C0">
        <w:t xml:space="preserve"> 2</w:t>
      </w:r>
      <w:r w:rsidR="006F1613">
        <w:t xml:space="preserve"> </w:t>
      </w:r>
      <w:r w:rsidR="00004C62" w:rsidRPr="005866C0">
        <w:t>=</w:t>
      </w:r>
      <w:r w:rsidR="006F1613">
        <w:t xml:space="preserve"> </w:t>
      </w:r>
      <w:proofErr w:type="spellStart"/>
      <w:r w:rsidR="00004C62" w:rsidRPr="005866C0">
        <w:t>RequestToSend</w:t>
      </w:r>
      <w:proofErr w:type="spellEnd"/>
      <w:r w:rsidR="00004C62" w:rsidRPr="005866C0">
        <w:t xml:space="preserve"> 3</w:t>
      </w:r>
      <w:r w:rsidR="006F1613">
        <w:t xml:space="preserve"> </w:t>
      </w:r>
      <w:r w:rsidR="00004C62" w:rsidRPr="005866C0">
        <w:t>=</w:t>
      </w:r>
      <w:r w:rsidR="006F1613">
        <w:t xml:space="preserve"> </w:t>
      </w:r>
      <w:proofErr w:type="spellStart"/>
      <w:r w:rsidR="00004C62" w:rsidRPr="005866C0">
        <w:t>RequestToSendXOnXOff</w:t>
      </w:r>
      <w:proofErr w:type="spellEnd"/>
    </w:p>
    <w:p w:rsidR="009D5EED" w:rsidRPr="005866C0" w:rsidRDefault="009D5EED" w:rsidP="0037052F">
      <w:pPr>
        <w:pStyle w:val="NoSpacing"/>
        <w:tabs>
          <w:tab w:val="left" w:pos="2127"/>
        </w:tabs>
        <w:ind w:left="2127" w:hanging="2127"/>
      </w:pPr>
      <w:r w:rsidRPr="000E0ED3">
        <w:rPr>
          <w:rStyle w:val="XML-Attriubute"/>
          <w:lang w:val="en-US"/>
        </w:rPr>
        <w:t>readtimeout</w:t>
      </w:r>
      <w:r w:rsidR="00004C62" w:rsidRPr="005866C0">
        <w:tab/>
      </w:r>
      <w:r w:rsidR="003548B3" w:rsidRPr="005866C0">
        <w:t>t</w:t>
      </w:r>
      <w:r w:rsidR="00004C62" w:rsidRPr="005866C0">
        <w:t>imeout in millisecond</w:t>
      </w:r>
    </w:p>
    <w:p w:rsidR="00004C62" w:rsidRPr="005866C0" w:rsidRDefault="009D5EED" w:rsidP="0037052F">
      <w:pPr>
        <w:pStyle w:val="NoSpacing"/>
        <w:tabs>
          <w:tab w:val="left" w:pos="2127"/>
        </w:tabs>
        <w:ind w:left="2127" w:hanging="2127"/>
      </w:pPr>
      <w:r w:rsidRPr="000E0ED3">
        <w:rPr>
          <w:rStyle w:val="XML-Attriubute"/>
          <w:lang w:val="en-US"/>
        </w:rPr>
        <w:t>writetimeout</w:t>
      </w:r>
      <w:r w:rsidR="00004C62" w:rsidRPr="000E0ED3">
        <w:rPr>
          <w:rStyle w:val="XML-Attriubute"/>
          <w:lang w:val="en-US"/>
        </w:rPr>
        <w:t xml:space="preserve"> </w:t>
      </w:r>
      <w:r w:rsidR="00004C62" w:rsidRPr="005866C0">
        <w:tab/>
        <w:t>timeout in millisecond</w:t>
      </w:r>
    </w:p>
    <w:p w:rsidR="00004C62" w:rsidRPr="005866C0" w:rsidRDefault="00004C62" w:rsidP="001716DC"/>
    <w:p w:rsidR="00500651" w:rsidRPr="0092613B" w:rsidRDefault="00F25757">
      <w:pPr>
        <w:rPr>
          <w:rFonts w:ascii="Consolas" w:hAnsi="Consolas"/>
          <w:noProof/>
          <w:color w:val="0000CC"/>
          <w:sz w:val="18"/>
        </w:rPr>
      </w:pPr>
      <w:r w:rsidRPr="005866C0">
        <w:t>Example</w:t>
      </w:r>
      <w:r w:rsidR="00004C62" w:rsidRPr="005866C0">
        <w:t xml:space="preserve">: </w:t>
      </w:r>
      <w:r w:rsidR="00004C62" w:rsidRPr="000E0ED3">
        <w:rPr>
          <w:rStyle w:val="XML-Value"/>
          <w:lang w:val="en-US"/>
        </w:rPr>
        <w:t>&lt;</w:t>
      </w:r>
      <w:r w:rsidR="00004C62" w:rsidRPr="005866C0">
        <w:rPr>
          <w:rStyle w:val="XML-Entity"/>
          <w:lang w:val="en-US"/>
        </w:rPr>
        <w:t xml:space="preserve">connector </w:t>
      </w:r>
      <w:r w:rsidR="00004C62" w:rsidRPr="000E0ED3">
        <w:rPr>
          <w:rStyle w:val="XML-Attriubute"/>
          <w:lang w:val="en-US"/>
        </w:rPr>
        <w:t>type</w:t>
      </w:r>
      <w:r w:rsidR="00004C62" w:rsidRPr="000E0ED3">
        <w:rPr>
          <w:rStyle w:val="XML-Value"/>
          <w:lang w:val="en-US"/>
        </w:rPr>
        <w:t xml:space="preserve">="serial" </w:t>
      </w:r>
      <w:r w:rsidR="00004C62" w:rsidRPr="000E0ED3">
        <w:rPr>
          <w:rStyle w:val="XML-Attriubute"/>
          <w:lang w:val="en-US"/>
        </w:rPr>
        <w:t>id</w:t>
      </w:r>
      <w:r w:rsidR="00004C62" w:rsidRPr="000E0ED3">
        <w:rPr>
          <w:rStyle w:val="XML-Value"/>
          <w:lang w:val="en-US"/>
        </w:rPr>
        <w:t>="Serialport 1" </w:t>
      </w:r>
      <w:r w:rsidR="00004C62" w:rsidRPr="000E0ED3">
        <w:rPr>
          <w:rStyle w:val="XML-Attriubute"/>
          <w:lang w:val="en-US"/>
        </w:rPr>
        <w:t>port</w:t>
      </w:r>
      <w:r w:rsidR="00004C62" w:rsidRPr="000E0ED3">
        <w:rPr>
          <w:rStyle w:val="XML-Value"/>
          <w:lang w:val="en-US"/>
        </w:rPr>
        <w:t xml:space="preserve">="COM1" </w:t>
      </w:r>
      <w:r w:rsidR="00004C62" w:rsidRPr="000E0ED3">
        <w:rPr>
          <w:rStyle w:val="XML-Attriubute"/>
          <w:lang w:val="en-US"/>
        </w:rPr>
        <w:t>speed</w:t>
      </w:r>
      <w:r w:rsidR="00004C62" w:rsidRPr="000E0ED3">
        <w:rPr>
          <w:rStyle w:val="XML-Value"/>
          <w:lang w:val="en-US"/>
        </w:rPr>
        <w:t xml:space="preserve">="19200" </w:t>
      </w:r>
      <w:r w:rsidR="00004C62" w:rsidRPr="000E0ED3">
        <w:rPr>
          <w:rStyle w:val="XML-Attriubute"/>
          <w:lang w:val="en-US"/>
        </w:rPr>
        <w:t>parity</w:t>
      </w:r>
      <w:r w:rsidR="00004C62" w:rsidRPr="000E0ED3">
        <w:rPr>
          <w:rStyle w:val="XML-Value"/>
          <w:lang w:val="en-US"/>
        </w:rPr>
        <w:t xml:space="preserve">="0" </w:t>
      </w:r>
      <w:r w:rsidR="00004C62" w:rsidRPr="000E0ED3">
        <w:rPr>
          <w:rStyle w:val="XML-Attriubute"/>
          <w:lang w:val="en-US"/>
        </w:rPr>
        <w:t>databits</w:t>
      </w:r>
      <w:r w:rsidR="00004C62" w:rsidRPr="000E0ED3">
        <w:rPr>
          <w:rStyle w:val="XML-Value"/>
          <w:lang w:val="en-US"/>
        </w:rPr>
        <w:t xml:space="preserve">="8" </w:t>
      </w:r>
      <w:r w:rsidR="00004C62" w:rsidRPr="000E0ED3">
        <w:rPr>
          <w:rStyle w:val="XML-Attriubute"/>
          <w:lang w:val="en-US"/>
        </w:rPr>
        <w:t>stopbits</w:t>
      </w:r>
      <w:r w:rsidR="00004C62" w:rsidRPr="000E0ED3">
        <w:rPr>
          <w:rStyle w:val="XML-Value"/>
          <w:lang w:val="en-US"/>
        </w:rPr>
        <w:t>="1" </w:t>
      </w:r>
      <w:r w:rsidR="00004C62" w:rsidRPr="000E0ED3">
        <w:rPr>
          <w:rStyle w:val="XML-Attriubute"/>
          <w:lang w:val="en-US"/>
        </w:rPr>
        <w:t>handshake</w:t>
      </w:r>
      <w:r w:rsidR="00004C62" w:rsidRPr="000E0ED3">
        <w:rPr>
          <w:rStyle w:val="XML-Value"/>
          <w:lang w:val="en-US"/>
        </w:rPr>
        <w:t xml:space="preserve">="2" </w:t>
      </w:r>
      <w:r w:rsidR="00004C62" w:rsidRPr="000E0ED3">
        <w:rPr>
          <w:rStyle w:val="XML-Attriubute"/>
          <w:lang w:val="en-US"/>
        </w:rPr>
        <w:t>readtimeout</w:t>
      </w:r>
      <w:r w:rsidR="00004C62" w:rsidRPr="000E0ED3">
        <w:rPr>
          <w:rStyle w:val="XML-Value"/>
          <w:lang w:val="en-US"/>
        </w:rPr>
        <w:t xml:space="preserve">="500" </w:t>
      </w:r>
      <w:r w:rsidR="00004C62" w:rsidRPr="000E0ED3">
        <w:rPr>
          <w:rStyle w:val="XML-Attriubute"/>
          <w:lang w:val="en-US"/>
        </w:rPr>
        <w:t>writetimeout</w:t>
      </w:r>
      <w:r w:rsidR="00004C62" w:rsidRPr="000E0ED3">
        <w:rPr>
          <w:rStyle w:val="XML-Value"/>
          <w:lang w:val="en-US"/>
        </w:rPr>
        <w:t>="2000"/&gt;</w:t>
      </w:r>
    </w:p>
    <w:p w:rsidR="00004C62" w:rsidRPr="005866C0" w:rsidRDefault="00F25757" w:rsidP="001716DC">
      <w:r w:rsidRPr="005866C0">
        <w:t>The</w:t>
      </w:r>
      <w:r w:rsidR="00004C62" w:rsidRPr="005866C0">
        <w:t xml:space="preserve"> </w:t>
      </w:r>
      <w:r w:rsidR="00004C62" w:rsidRPr="005866C0">
        <w:rPr>
          <w:rStyle w:val="XML-Entity"/>
          <w:lang w:val="en-US"/>
        </w:rPr>
        <w:t>controller</w:t>
      </w:r>
      <w:r w:rsidR="00004C62" w:rsidRPr="005866C0">
        <w:t xml:space="preserve"> </w:t>
      </w:r>
      <w:r w:rsidRPr="005866C0">
        <w:t>entity</w:t>
      </w:r>
      <w:r w:rsidR="00004C62" w:rsidRPr="005866C0">
        <w:t xml:space="preserve"> </w:t>
      </w:r>
      <w:r w:rsidRPr="005866C0">
        <w:t>descripts a computer how’s controlling the cutter device. The following attributes are necessary:</w:t>
      </w:r>
    </w:p>
    <w:p w:rsidR="0037052F" w:rsidRPr="005866C0" w:rsidRDefault="003548B3" w:rsidP="0037052F">
      <w:pPr>
        <w:pStyle w:val="NoSpacing"/>
        <w:tabs>
          <w:tab w:val="left" w:pos="2127"/>
        </w:tabs>
        <w:ind w:left="2127" w:hanging="2127"/>
      </w:pPr>
      <w:r w:rsidRPr="0004415B">
        <w:rPr>
          <w:rStyle w:val="XML-Attriubute"/>
          <w:lang w:val="en-US"/>
        </w:rPr>
        <w:t>pair</w:t>
      </w:r>
      <w:r w:rsidRPr="005866C0">
        <w:tab/>
      </w:r>
      <w:r w:rsidR="00F25757" w:rsidRPr="005866C0">
        <w:t xml:space="preserve">a pair indicates which computer belongs to which device in the form </w:t>
      </w:r>
      <w:proofErr w:type="spellStart"/>
      <w:r w:rsidR="00F25757" w:rsidRPr="005866C0">
        <w:t>DeviceID@Computername</w:t>
      </w:r>
      <w:proofErr w:type="spellEnd"/>
    </w:p>
    <w:p w:rsidR="003548B3" w:rsidRPr="005866C0" w:rsidRDefault="003548B3" w:rsidP="0037052F">
      <w:pPr>
        <w:pStyle w:val="NoSpacing"/>
        <w:tabs>
          <w:tab w:val="left" w:pos="2127"/>
        </w:tabs>
        <w:ind w:left="2127" w:hanging="2127"/>
      </w:pPr>
      <w:r w:rsidRPr="0004415B">
        <w:rPr>
          <w:rStyle w:val="XML-Attriubute"/>
          <w:lang w:val="en-US"/>
        </w:rPr>
        <w:t>connnection</w:t>
      </w:r>
      <w:r w:rsidRPr="005866C0">
        <w:tab/>
      </w:r>
      <w:r w:rsidR="0037052F" w:rsidRPr="005866C0">
        <w:t xml:space="preserve">an ID of a valid </w:t>
      </w:r>
      <w:r w:rsidR="0037052F" w:rsidRPr="005866C0">
        <w:rPr>
          <w:rStyle w:val="XML-Entity"/>
          <w:lang w:val="en-US"/>
        </w:rPr>
        <w:t>connector</w:t>
      </w:r>
      <w:r w:rsidR="0037052F" w:rsidRPr="005866C0">
        <w:t xml:space="preserve"> (see above)</w:t>
      </w:r>
    </w:p>
    <w:p w:rsidR="003548B3" w:rsidRPr="005866C0" w:rsidRDefault="003548B3" w:rsidP="001716DC"/>
    <w:p w:rsidR="00694691" w:rsidRDefault="0037052F">
      <w:pPr>
        <w:rPr>
          <w:rFonts w:asciiTheme="majorHAnsi" w:eastAsiaTheme="majorEastAsia" w:hAnsiTheme="majorHAnsi" w:cstheme="majorBidi"/>
          <w:b/>
          <w:bCs/>
          <w:color w:val="000000" w:themeColor="text1"/>
        </w:rPr>
      </w:pPr>
      <w:r w:rsidRPr="005866C0">
        <w:t>Example</w:t>
      </w:r>
      <w:r w:rsidR="003548B3" w:rsidRPr="005866C0">
        <w:t xml:space="preserve">: </w:t>
      </w:r>
      <w:r w:rsidR="003548B3" w:rsidRPr="000E0ED3">
        <w:rPr>
          <w:rStyle w:val="XML-Value"/>
          <w:lang w:val="en-US"/>
        </w:rPr>
        <w:t>&lt;</w:t>
      </w:r>
      <w:r w:rsidR="003548B3" w:rsidRPr="000E0ED3">
        <w:rPr>
          <w:rStyle w:val="XML-Entity"/>
          <w:lang w:val="en-US"/>
        </w:rPr>
        <w:t>controller</w:t>
      </w:r>
      <w:r w:rsidR="003548B3" w:rsidRPr="000E0ED3">
        <w:rPr>
          <w:rStyle w:val="XML-Value"/>
          <w:lang w:val="en-US"/>
        </w:rPr>
        <w:t xml:space="preserve"> </w:t>
      </w:r>
      <w:r w:rsidR="003548B3" w:rsidRPr="000E0ED3">
        <w:rPr>
          <w:rStyle w:val="XML-Attriubute"/>
          <w:lang w:val="en-US"/>
        </w:rPr>
        <w:t>pair</w:t>
      </w:r>
      <w:r w:rsidR="003548B3" w:rsidRPr="000E0ED3">
        <w:rPr>
          <w:rStyle w:val="XML-Value"/>
          <w:lang w:val="en-US"/>
        </w:rPr>
        <w:t xml:space="preserve">="M1200@BSL-DE35-1062" </w:t>
      </w:r>
      <w:r w:rsidR="003548B3" w:rsidRPr="000E0ED3">
        <w:rPr>
          <w:rStyle w:val="XML-Attriubute"/>
          <w:lang w:val="en-US"/>
        </w:rPr>
        <w:t>connnection</w:t>
      </w:r>
      <w:r w:rsidR="003548B3" w:rsidRPr="000E0ED3">
        <w:rPr>
          <w:rStyle w:val="XML-Value"/>
          <w:lang w:val="en-US"/>
        </w:rPr>
        <w:t>="Serialport 1"/&gt;</w:t>
      </w:r>
      <w:r w:rsidR="00694691">
        <w:br w:type="page"/>
      </w:r>
    </w:p>
    <w:p w:rsidR="00B162CA" w:rsidRPr="005866C0" w:rsidRDefault="00471241" w:rsidP="000C1AA7">
      <w:pPr>
        <w:pStyle w:val="Heading3"/>
      </w:pPr>
      <w:r w:rsidRPr="005866C0">
        <w:lastRenderedPageBreak/>
        <w:t>*.</w:t>
      </w:r>
      <w:r w:rsidR="00B162CA" w:rsidRPr="005866C0">
        <w:t>device.xml</w:t>
      </w:r>
    </w:p>
    <w:p w:rsidR="00E36EB2" w:rsidRDefault="00E36EB2" w:rsidP="001716DC">
      <w:r>
        <w:t>The device-file is the core description file. For each cutter we need one file. The file stores information about size, graphical representation inside Rhino and HPGL command phrases. Every tool of a cutter has here his description.</w:t>
      </w:r>
    </w:p>
    <w:p w:rsidR="00471241" w:rsidRDefault="0037052F" w:rsidP="001716DC">
      <w:r w:rsidRPr="005866C0">
        <w:t xml:space="preserve">It can exist as much device.xml files as needed. Currently at HdM we have two of them. </w:t>
      </w:r>
      <w:r w:rsidR="00353580">
        <w:t xml:space="preserve">Per file is only one </w:t>
      </w:r>
      <w:r w:rsidR="00353580" w:rsidRPr="00BE58F0">
        <w:rPr>
          <w:rStyle w:val="XML-Entity"/>
          <w:lang w:val="en-US"/>
        </w:rPr>
        <w:t>device</w:t>
      </w:r>
      <w:r w:rsidR="00353580">
        <w:t xml:space="preserve"> entity allowed.</w:t>
      </w:r>
    </w:p>
    <w:p w:rsidR="00694691" w:rsidRDefault="00BE58F0" w:rsidP="001716DC">
      <w:r>
        <w:t>Example for a minimal device-</w:t>
      </w:r>
      <w:r w:rsidR="00694691">
        <w:t>file</w:t>
      </w:r>
      <w:r w:rsidR="00476504">
        <w:t xml:space="preserve"> with just one tool</w:t>
      </w:r>
      <w:r w:rsidR="00694691">
        <w:t>:</w:t>
      </w:r>
    </w:p>
    <w:p w:rsidR="00694691" w:rsidRPr="00D85930" w:rsidRDefault="00694691" w:rsidP="00BE58F0">
      <w:pPr>
        <w:pStyle w:val="NoSpacing"/>
        <w:rPr>
          <w:rStyle w:val="XML-Value"/>
          <w:lang w:val="en-US" w:eastAsia="de-DE"/>
        </w:rPr>
      </w:pPr>
      <w:r w:rsidRPr="00D85930">
        <w:rPr>
          <w:rStyle w:val="XML-Value"/>
          <w:lang w:val="en-US" w:eastAsia="de-DE"/>
        </w:rPr>
        <w:t>&lt;?</w:t>
      </w:r>
      <w:r w:rsidRPr="00B06AB9">
        <w:rPr>
          <w:rStyle w:val="XML-Entity"/>
          <w:lang w:val="en-US"/>
        </w:rPr>
        <w:t>xml</w:t>
      </w:r>
      <w:r>
        <w:rPr>
          <w:rStyle w:val="XML-Value"/>
          <w:lang w:val="en-US" w:eastAsia="de-DE"/>
        </w:rPr>
        <w:t xml:space="preserve"> </w:t>
      </w:r>
      <w:r w:rsidRPr="00B06AB9">
        <w:rPr>
          <w:rStyle w:val="XML-Attriubute"/>
          <w:lang w:val="en-US"/>
        </w:rPr>
        <w:t>version</w:t>
      </w:r>
      <w:r w:rsidRPr="00D85930">
        <w:rPr>
          <w:rStyle w:val="XML-Value"/>
          <w:lang w:val="en-US" w:eastAsia="de-DE"/>
        </w:rPr>
        <w:t>="1.0"</w:t>
      </w:r>
      <w:r>
        <w:rPr>
          <w:rStyle w:val="XML-Value"/>
          <w:lang w:val="en-US" w:eastAsia="de-DE"/>
        </w:rPr>
        <w:t xml:space="preserve"> </w:t>
      </w:r>
      <w:r w:rsidRPr="00B06AB9">
        <w:rPr>
          <w:rStyle w:val="XML-Attriubute"/>
          <w:lang w:val="en-US"/>
        </w:rPr>
        <w:t>encoding</w:t>
      </w:r>
      <w:r w:rsidRPr="00D85930">
        <w:rPr>
          <w:rStyle w:val="XML-Value"/>
          <w:lang w:val="en-US" w:eastAsia="de-DE"/>
        </w:rPr>
        <w:t>="utf-8"</w:t>
      </w:r>
      <w:r>
        <w:rPr>
          <w:rStyle w:val="XML-Value"/>
          <w:lang w:val="en-US" w:eastAsia="de-DE"/>
        </w:rPr>
        <w:t xml:space="preserve"> </w:t>
      </w:r>
      <w:r w:rsidRPr="00D85930">
        <w:rPr>
          <w:rStyle w:val="XML-Value"/>
          <w:lang w:val="en-US" w:eastAsia="de-DE"/>
        </w:rPr>
        <w:t>?&gt;</w:t>
      </w:r>
    </w:p>
    <w:p w:rsidR="00694691" w:rsidRPr="00D85930" w:rsidRDefault="00694691" w:rsidP="00BE58F0">
      <w:pPr>
        <w:pStyle w:val="NoSpacing"/>
        <w:rPr>
          <w:rStyle w:val="XML-Value"/>
          <w:lang w:val="en-US" w:eastAsia="de-DE"/>
        </w:rPr>
      </w:pPr>
      <w:r w:rsidRPr="00D85930">
        <w:rPr>
          <w:rStyle w:val="XML-Value"/>
          <w:lang w:val="en-US" w:eastAsia="de-DE"/>
        </w:rPr>
        <w:t>&lt;</w:t>
      </w:r>
      <w:r w:rsidRPr="00D85930">
        <w:rPr>
          <w:rStyle w:val="XML-Entity"/>
          <w:lang w:val="en-US"/>
        </w:rPr>
        <w:t>device</w:t>
      </w:r>
      <w:r>
        <w:rPr>
          <w:rStyle w:val="XML-Value"/>
          <w:lang w:val="en-US" w:eastAsia="de-DE"/>
        </w:rPr>
        <w:t xml:space="preserve"> </w:t>
      </w:r>
      <w:r w:rsidRPr="00D85930">
        <w:rPr>
          <w:rStyle w:val="XML-Attriubute"/>
          <w:lang w:val="en-US"/>
        </w:rPr>
        <w:t>id</w:t>
      </w:r>
      <w:r w:rsidRPr="00D85930">
        <w:rPr>
          <w:rStyle w:val="XML-Value"/>
          <w:lang w:val="en-US" w:eastAsia="de-DE"/>
        </w:rPr>
        <w:t>="</w:t>
      </w:r>
      <w:r>
        <w:rPr>
          <w:rStyle w:val="XML-Value"/>
          <w:lang w:val="en-US" w:eastAsia="de-DE"/>
        </w:rPr>
        <w:t>EX2000</w:t>
      </w:r>
      <w:r w:rsidRPr="00D85930">
        <w:rPr>
          <w:rStyle w:val="XML-Value"/>
          <w:lang w:val="en-US" w:eastAsia="de-DE"/>
        </w:rPr>
        <w:t>"</w:t>
      </w:r>
      <w:r>
        <w:rPr>
          <w:rStyle w:val="XML-Value"/>
          <w:lang w:val="en-US" w:eastAsia="de-DE"/>
        </w:rPr>
        <w:t xml:space="preserve"> </w:t>
      </w:r>
      <w:r w:rsidRPr="00D85930">
        <w:rPr>
          <w:rStyle w:val="XML-Attriubute"/>
          <w:lang w:val="en-US"/>
        </w:rPr>
        <w:t>text</w:t>
      </w:r>
      <w:r w:rsidRPr="00D85930">
        <w:rPr>
          <w:rStyle w:val="XML-Value"/>
          <w:lang w:val="en-US" w:eastAsia="de-DE"/>
        </w:rPr>
        <w:t>="</w:t>
      </w:r>
      <w:r>
        <w:rPr>
          <w:rStyle w:val="XML-Value"/>
          <w:lang w:val="en-US" w:eastAsia="de-DE"/>
        </w:rPr>
        <w:t>Example Device 2000</w:t>
      </w:r>
      <w:r w:rsidRPr="00D85930">
        <w:rPr>
          <w:rStyle w:val="XML-Value"/>
          <w:lang w:val="en-US" w:eastAsia="de-DE"/>
        </w:rPr>
        <w:t>"&gt;</w:t>
      </w:r>
    </w:p>
    <w:p w:rsidR="00694691" w:rsidRDefault="00694691" w:rsidP="00BE58F0">
      <w:pPr>
        <w:pStyle w:val="NoSpacing"/>
        <w:rPr>
          <w:rStyle w:val="XML-Value"/>
          <w:lang w:val="en-US" w:eastAsia="de-DE"/>
        </w:rPr>
      </w:pPr>
    </w:p>
    <w:p w:rsidR="00694691" w:rsidRPr="00D85930" w:rsidRDefault="00694691" w:rsidP="00BE58F0">
      <w:pPr>
        <w:pStyle w:val="NoSpacing"/>
        <w:ind w:left="284"/>
        <w:rPr>
          <w:rStyle w:val="XML-Value"/>
          <w:lang w:val="en-US" w:eastAsia="de-DE"/>
        </w:rPr>
      </w:pPr>
      <w:r w:rsidRPr="00D85930">
        <w:rPr>
          <w:rStyle w:val="XML-Value"/>
          <w:lang w:val="en-US" w:eastAsia="de-DE"/>
        </w:rPr>
        <w:t>&lt;</w:t>
      </w:r>
      <w:r w:rsidRPr="00B06AB9">
        <w:rPr>
          <w:rStyle w:val="XML-Entity"/>
          <w:lang w:val="en-US"/>
        </w:rPr>
        <w:t>property</w:t>
      </w:r>
      <w:r>
        <w:rPr>
          <w:rStyle w:val="XML-Value"/>
          <w:lang w:val="en-US" w:eastAsia="de-DE"/>
        </w:rPr>
        <w:t xml:space="preserve"> </w:t>
      </w:r>
      <w:r w:rsidRPr="00B06AB9">
        <w:rPr>
          <w:rStyle w:val="XML-Attriubute"/>
          <w:lang w:val="en-US"/>
        </w:rPr>
        <w:t>id</w:t>
      </w:r>
      <w:r w:rsidRPr="00D85930">
        <w:rPr>
          <w:rStyle w:val="XML-Value"/>
          <w:lang w:val="en-US" w:eastAsia="de-DE"/>
        </w:rPr>
        <w:t>="factor"</w:t>
      </w:r>
      <w:r>
        <w:rPr>
          <w:rStyle w:val="XML-Value"/>
          <w:lang w:val="en-US" w:eastAsia="de-DE"/>
        </w:rPr>
        <w:t xml:space="preserve"> </w:t>
      </w:r>
      <w:r w:rsidRPr="00B06AB9">
        <w:rPr>
          <w:rStyle w:val="XML-Attriubute"/>
          <w:lang w:val="en-US"/>
        </w:rPr>
        <w:t>value</w:t>
      </w:r>
      <w:r w:rsidRPr="00D85930">
        <w:rPr>
          <w:rStyle w:val="XML-Value"/>
          <w:lang w:val="en-US" w:eastAsia="de-DE"/>
        </w:rPr>
        <w:t>="100"/&gt;</w:t>
      </w:r>
    </w:p>
    <w:p w:rsidR="00694691" w:rsidRPr="00D85930" w:rsidRDefault="00694691" w:rsidP="00BE58F0">
      <w:pPr>
        <w:pStyle w:val="NoSpacing"/>
        <w:ind w:left="284"/>
        <w:rPr>
          <w:rStyle w:val="XML-Value"/>
          <w:lang w:val="en-US" w:eastAsia="de-DE"/>
        </w:rPr>
      </w:pPr>
      <w:r w:rsidRPr="00D85930">
        <w:rPr>
          <w:rStyle w:val="XML-Value"/>
          <w:lang w:val="en-US" w:eastAsia="de-DE"/>
        </w:rPr>
        <w:t>&lt;</w:t>
      </w:r>
      <w:r w:rsidRPr="003E5CD7">
        <w:rPr>
          <w:rStyle w:val="XML-Entity"/>
          <w:lang w:val="en-US"/>
        </w:rPr>
        <w:t>property</w:t>
      </w:r>
      <w:r>
        <w:rPr>
          <w:rStyle w:val="XML-Value"/>
          <w:lang w:val="en-US" w:eastAsia="de-DE"/>
        </w:rPr>
        <w:t xml:space="preserve"> </w:t>
      </w:r>
      <w:r w:rsidRPr="003E5CD7">
        <w:rPr>
          <w:rStyle w:val="XML-Attriubute"/>
          <w:lang w:val="en-US"/>
        </w:rPr>
        <w:t>id</w:t>
      </w:r>
      <w:r w:rsidRPr="00D85930">
        <w:rPr>
          <w:rStyle w:val="XML-Value"/>
          <w:lang w:val="en-US" w:eastAsia="de-DE"/>
        </w:rPr>
        <w:t>="workzone"</w:t>
      </w:r>
      <w:r>
        <w:rPr>
          <w:rStyle w:val="XML-Value"/>
          <w:lang w:val="en-US" w:eastAsia="de-DE"/>
        </w:rPr>
        <w:t xml:space="preserve"> </w:t>
      </w:r>
      <w:r w:rsidRPr="003E5CD7">
        <w:rPr>
          <w:rStyle w:val="XML-Attriubute"/>
          <w:lang w:val="en-US"/>
        </w:rPr>
        <w:t>x</w:t>
      </w:r>
      <w:r w:rsidRPr="00D85930">
        <w:rPr>
          <w:rStyle w:val="XML-Value"/>
          <w:lang w:val="en-US" w:eastAsia="de-DE"/>
        </w:rPr>
        <w:t>="</w:t>
      </w:r>
      <w:r>
        <w:rPr>
          <w:rStyle w:val="XML-Value"/>
          <w:lang w:val="en-US" w:eastAsia="de-DE"/>
        </w:rPr>
        <w:t>2000</w:t>
      </w:r>
      <w:r w:rsidRPr="00D85930">
        <w:rPr>
          <w:rStyle w:val="XML-Value"/>
          <w:lang w:val="en-US" w:eastAsia="de-DE"/>
        </w:rPr>
        <w:t>"</w:t>
      </w:r>
      <w:r>
        <w:rPr>
          <w:rStyle w:val="XML-Value"/>
          <w:lang w:val="en-US" w:eastAsia="de-DE"/>
        </w:rPr>
        <w:t xml:space="preserve"> </w:t>
      </w:r>
      <w:r w:rsidRPr="003E5CD7">
        <w:rPr>
          <w:rStyle w:val="XML-Attriubute"/>
          <w:lang w:val="en-US"/>
        </w:rPr>
        <w:t>y</w:t>
      </w:r>
      <w:r w:rsidRPr="00D85930">
        <w:rPr>
          <w:rStyle w:val="XML-Value"/>
          <w:lang w:val="en-US" w:eastAsia="de-DE"/>
        </w:rPr>
        <w:t>="</w:t>
      </w:r>
      <w:r>
        <w:rPr>
          <w:rStyle w:val="XML-Value"/>
          <w:lang w:val="en-US" w:eastAsia="de-DE"/>
        </w:rPr>
        <w:t>2000</w:t>
      </w:r>
      <w:r w:rsidRPr="00D85930">
        <w:rPr>
          <w:rStyle w:val="XML-Value"/>
          <w:lang w:val="en-US" w:eastAsia="de-DE"/>
        </w:rPr>
        <w:t>"/&gt;</w:t>
      </w:r>
    </w:p>
    <w:p w:rsidR="00694691" w:rsidRPr="00D85930" w:rsidRDefault="00694691" w:rsidP="00BE58F0">
      <w:pPr>
        <w:pStyle w:val="NoSpacing"/>
        <w:ind w:left="284"/>
        <w:rPr>
          <w:rStyle w:val="XML-Value"/>
          <w:lang w:val="en-US" w:eastAsia="de-DE"/>
        </w:rPr>
      </w:pPr>
      <w:r w:rsidRPr="00D85930">
        <w:rPr>
          <w:rStyle w:val="XML-Value"/>
          <w:lang w:val="en-US" w:eastAsia="de-DE"/>
        </w:rPr>
        <w:t>&lt;</w:t>
      </w:r>
      <w:r w:rsidRPr="003E5CD7">
        <w:rPr>
          <w:rStyle w:val="XML-Entity"/>
          <w:lang w:val="en-US"/>
        </w:rPr>
        <w:t>property</w:t>
      </w:r>
      <w:r>
        <w:rPr>
          <w:rStyle w:val="XML-Value"/>
          <w:lang w:val="en-US" w:eastAsia="de-DE"/>
        </w:rPr>
        <w:t xml:space="preserve"> </w:t>
      </w:r>
      <w:r w:rsidRPr="003E5CD7">
        <w:rPr>
          <w:rStyle w:val="XML-Attriubute"/>
          <w:lang w:val="en-US"/>
        </w:rPr>
        <w:t>id</w:t>
      </w:r>
      <w:r w:rsidRPr="00D85930">
        <w:rPr>
          <w:rStyle w:val="XML-Value"/>
          <w:lang w:val="en-US" w:eastAsia="de-DE"/>
        </w:rPr>
        <w:t>="BoundingTool"</w:t>
      </w:r>
      <w:r>
        <w:rPr>
          <w:rStyle w:val="XML-Value"/>
          <w:lang w:val="en-US" w:eastAsia="de-DE"/>
        </w:rPr>
        <w:t xml:space="preserve"> </w:t>
      </w:r>
      <w:r w:rsidRPr="003E5CD7">
        <w:rPr>
          <w:rStyle w:val="XML-Attriubute"/>
          <w:lang w:val="en-US"/>
        </w:rPr>
        <w:t>text</w:t>
      </w:r>
      <w:r w:rsidRPr="00D85930">
        <w:rPr>
          <w:rStyle w:val="XML-Value"/>
          <w:lang w:val="en-US" w:eastAsia="de-DE"/>
        </w:rPr>
        <w:t>="</w:t>
      </w:r>
      <w:r>
        <w:rPr>
          <w:rStyle w:val="XML-Value"/>
          <w:lang w:val="en-US" w:eastAsia="de-DE"/>
        </w:rPr>
        <w:t>TOOL</w:t>
      </w:r>
      <w:r w:rsidRPr="00D85930">
        <w:rPr>
          <w:rStyle w:val="XML-Value"/>
          <w:lang w:val="en-US" w:eastAsia="de-DE"/>
        </w:rPr>
        <w:t>"/&gt;</w:t>
      </w:r>
    </w:p>
    <w:p w:rsidR="00694691" w:rsidRPr="00D85930" w:rsidRDefault="00694691" w:rsidP="00BE58F0">
      <w:pPr>
        <w:pStyle w:val="NoSpacing"/>
        <w:ind w:left="284"/>
        <w:rPr>
          <w:rStyle w:val="XML-Value"/>
          <w:lang w:val="en-US" w:eastAsia="de-DE"/>
        </w:rPr>
      </w:pPr>
      <w:r w:rsidRPr="00D85930">
        <w:rPr>
          <w:rStyle w:val="XML-Value"/>
          <w:lang w:val="en-US" w:eastAsia="de-DE"/>
        </w:rPr>
        <w:t>&lt;</w:t>
      </w:r>
      <w:r w:rsidRPr="003E5CD7">
        <w:rPr>
          <w:rStyle w:val="XML-Entity"/>
          <w:lang w:val="en-US"/>
        </w:rPr>
        <w:t>property</w:t>
      </w:r>
      <w:r>
        <w:rPr>
          <w:rStyle w:val="XML-Value"/>
          <w:lang w:val="en-US" w:eastAsia="de-DE"/>
        </w:rPr>
        <w:t xml:space="preserve"> </w:t>
      </w:r>
      <w:r w:rsidRPr="003E5CD7">
        <w:rPr>
          <w:rStyle w:val="XML-Attriubute"/>
          <w:lang w:val="en-US"/>
        </w:rPr>
        <w:t>id</w:t>
      </w:r>
      <w:r w:rsidRPr="00D85930">
        <w:rPr>
          <w:rStyle w:val="XML-Value"/>
          <w:lang w:val="en-US" w:eastAsia="de-DE"/>
        </w:rPr>
        <w:t>="BBoxOffset"</w:t>
      </w:r>
      <w:r>
        <w:rPr>
          <w:rStyle w:val="XML-Value"/>
          <w:lang w:val="en-US" w:eastAsia="de-DE"/>
        </w:rPr>
        <w:t xml:space="preserve"> </w:t>
      </w:r>
      <w:r w:rsidRPr="003E5CD7">
        <w:rPr>
          <w:rStyle w:val="XML-Attriubute"/>
          <w:lang w:val="en-US"/>
        </w:rPr>
        <w:t>value</w:t>
      </w:r>
      <w:r w:rsidRPr="00D85930">
        <w:rPr>
          <w:rStyle w:val="XML-Value"/>
          <w:lang w:val="en-US" w:eastAsia="de-DE"/>
        </w:rPr>
        <w:t>="5"/&gt;</w:t>
      </w:r>
    </w:p>
    <w:p w:rsidR="00694691" w:rsidRPr="00D85930" w:rsidRDefault="00694691" w:rsidP="00BE58F0">
      <w:pPr>
        <w:pStyle w:val="NoSpacing"/>
        <w:ind w:left="284"/>
        <w:rPr>
          <w:rStyle w:val="XML-Value"/>
          <w:lang w:val="en-US" w:eastAsia="de-DE"/>
        </w:rPr>
      </w:pPr>
      <w:r w:rsidRPr="00D85930">
        <w:rPr>
          <w:rStyle w:val="XML-Value"/>
          <w:lang w:val="en-US" w:eastAsia="de-DE"/>
        </w:rPr>
        <w:t>&lt;</w:t>
      </w:r>
      <w:r w:rsidRPr="003E5CD7">
        <w:rPr>
          <w:rStyle w:val="XML-Entity"/>
          <w:lang w:val="en-US"/>
        </w:rPr>
        <w:t>property</w:t>
      </w:r>
      <w:r>
        <w:rPr>
          <w:rStyle w:val="XML-Value"/>
          <w:lang w:val="en-US" w:eastAsia="de-DE"/>
        </w:rPr>
        <w:t xml:space="preserve"> </w:t>
      </w:r>
      <w:r w:rsidRPr="003E5CD7">
        <w:rPr>
          <w:rStyle w:val="XML-Attriubute"/>
          <w:lang w:val="en-US"/>
        </w:rPr>
        <w:t>id</w:t>
      </w:r>
      <w:r w:rsidRPr="00D85930">
        <w:rPr>
          <w:rStyle w:val="XML-Value"/>
          <w:lang w:val="en-US" w:eastAsia="de-DE"/>
        </w:rPr>
        <w:t>="TresholdNonOptimization"</w:t>
      </w:r>
      <w:r>
        <w:rPr>
          <w:rStyle w:val="XML-Value"/>
          <w:lang w:val="en-US" w:eastAsia="de-DE"/>
        </w:rPr>
        <w:t xml:space="preserve"> </w:t>
      </w:r>
      <w:r w:rsidRPr="003E5CD7">
        <w:rPr>
          <w:rStyle w:val="XML-Attriubute"/>
          <w:lang w:val="en-US"/>
        </w:rPr>
        <w:t>value</w:t>
      </w:r>
      <w:r w:rsidRPr="00D85930">
        <w:rPr>
          <w:rStyle w:val="XML-Value"/>
          <w:lang w:val="en-US" w:eastAsia="de-DE"/>
        </w:rPr>
        <w:t>="10000"/&gt;</w:t>
      </w:r>
    </w:p>
    <w:p w:rsidR="00694691" w:rsidRPr="00D85930" w:rsidRDefault="00694691" w:rsidP="00BE58F0">
      <w:pPr>
        <w:pStyle w:val="NoSpacing"/>
        <w:ind w:left="284"/>
        <w:rPr>
          <w:rStyle w:val="XML-Value"/>
          <w:lang w:val="en-US" w:eastAsia="de-DE"/>
        </w:rPr>
      </w:pPr>
      <w:r w:rsidRPr="00D85930">
        <w:rPr>
          <w:rStyle w:val="XML-Value"/>
          <w:lang w:val="en-US" w:eastAsia="de-DE"/>
        </w:rPr>
        <w:t>&lt;</w:t>
      </w:r>
      <w:r w:rsidRPr="00694691">
        <w:rPr>
          <w:rStyle w:val="XML-Entity"/>
          <w:lang w:val="en-US"/>
        </w:rPr>
        <w:t>property</w:t>
      </w:r>
      <w:r>
        <w:rPr>
          <w:rStyle w:val="XML-Value"/>
          <w:lang w:val="en-US" w:eastAsia="de-DE"/>
        </w:rPr>
        <w:t xml:space="preserve"> </w:t>
      </w:r>
      <w:r w:rsidRPr="00694691">
        <w:rPr>
          <w:rStyle w:val="XML-Attriubute"/>
          <w:lang w:val="en-US"/>
        </w:rPr>
        <w:t>id</w:t>
      </w:r>
      <w:r w:rsidRPr="00D85930">
        <w:rPr>
          <w:rStyle w:val="XML-Value"/>
          <w:lang w:val="en-US" w:eastAsia="de-DE"/>
        </w:rPr>
        <w:t>="TresholdNearestNeighbourOptimization"</w:t>
      </w:r>
      <w:r>
        <w:rPr>
          <w:rStyle w:val="XML-Value"/>
          <w:lang w:val="en-US" w:eastAsia="de-DE"/>
        </w:rPr>
        <w:t xml:space="preserve"> </w:t>
      </w:r>
      <w:r w:rsidRPr="00694691">
        <w:rPr>
          <w:rStyle w:val="XML-Attriubute"/>
          <w:lang w:val="en-US"/>
        </w:rPr>
        <w:t>value</w:t>
      </w:r>
      <w:r w:rsidRPr="00D85930">
        <w:rPr>
          <w:rStyle w:val="XML-Value"/>
          <w:lang w:val="en-US" w:eastAsia="de-DE"/>
        </w:rPr>
        <w:t>="1200"/&gt;</w:t>
      </w:r>
    </w:p>
    <w:p w:rsidR="00694691" w:rsidRPr="00D85930" w:rsidRDefault="00694691" w:rsidP="00BE58F0">
      <w:pPr>
        <w:pStyle w:val="NoSpacing"/>
        <w:ind w:left="284"/>
        <w:rPr>
          <w:rStyle w:val="XML-Value"/>
          <w:lang w:val="en-US" w:eastAsia="de-DE"/>
        </w:rPr>
      </w:pPr>
      <w:r w:rsidRPr="00D85930">
        <w:rPr>
          <w:rStyle w:val="XML-Value"/>
          <w:lang w:val="en-US" w:eastAsia="de-DE"/>
        </w:rPr>
        <w:t>&lt;</w:t>
      </w:r>
      <w:r w:rsidRPr="003E5CD7">
        <w:rPr>
          <w:rStyle w:val="XML-Entity"/>
          <w:lang w:val="en-US"/>
        </w:rPr>
        <w:t>property</w:t>
      </w:r>
      <w:r>
        <w:rPr>
          <w:rStyle w:val="XML-Value"/>
          <w:lang w:val="en-US" w:eastAsia="de-DE"/>
        </w:rPr>
        <w:t xml:space="preserve"> </w:t>
      </w:r>
      <w:r w:rsidRPr="003E5CD7">
        <w:rPr>
          <w:rStyle w:val="XML-Attriubute"/>
          <w:lang w:val="en-US"/>
        </w:rPr>
        <w:t>id</w:t>
      </w:r>
      <w:r w:rsidRPr="00D85930">
        <w:rPr>
          <w:rStyle w:val="XML-Value"/>
          <w:lang w:val="en-US" w:eastAsia="de-DE"/>
        </w:rPr>
        <w:t>="ToolOrder"</w:t>
      </w:r>
      <w:r>
        <w:rPr>
          <w:rStyle w:val="XML-Value"/>
          <w:lang w:val="en-US" w:eastAsia="de-DE"/>
        </w:rPr>
        <w:t xml:space="preserve"> </w:t>
      </w:r>
      <w:r w:rsidRPr="003E5CD7">
        <w:rPr>
          <w:rStyle w:val="XML-Attriubute"/>
          <w:lang w:val="en-US"/>
        </w:rPr>
        <w:t>text</w:t>
      </w:r>
      <w:r w:rsidRPr="00D85930">
        <w:rPr>
          <w:rStyle w:val="XML-Value"/>
          <w:lang w:val="en-US" w:eastAsia="de-DE"/>
        </w:rPr>
        <w:t>="</w:t>
      </w:r>
      <w:r>
        <w:rPr>
          <w:rStyle w:val="XML-Value"/>
          <w:lang w:val="en-US" w:eastAsia="de-DE"/>
        </w:rPr>
        <w:t>TOOL</w:t>
      </w:r>
      <w:r w:rsidRPr="00D85930">
        <w:rPr>
          <w:rStyle w:val="XML-Value"/>
          <w:lang w:val="en-US" w:eastAsia="de-DE"/>
        </w:rPr>
        <w:t>"/&gt;</w:t>
      </w:r>
    </w:p>
    <w:p w:rsidR="00694691" w:rsidRPr="00D85930" w:rsidRDefault="00694691" w:rsidP="00BE58F0">
      <w:pPr>
        <w:pStyle w:val="NoSpacing"/>
        <w:ind w:left="284"/>
        <w:rPr>
          <w:rStyle w:val="XML-Value"/>
          <w:lang w:val="en-US" w:eastAsia="de-DE"/>
        </w:rPr>
      </w:pPr>
      <w:r w:rsidRPr="00D85930">
        <w:rPr>
          <w:rStyle w:val="XML-Value"/>
          <w:lang w:val="en-US" w:eastAsia="de-DE"/>
        </w:rPr>
        <w:t>&lt;</w:t>
      </w:r>
      <w:r w:rsidRPr="003E5CD7">
        <w:rPr>
          <w:rStyle w:val="XML-Entity"/>
          <w:lang w:val="en-US"/>
        </w:rPr>
        <w:t>property</w:t>
      </w:r>
      <w:r>
        <w:rPr>
          <w:rStyle w:val="XML-Value"/>
          <w:lang w:val="en-US" w:eastAsia="de-DE"/>
        </w:rPr>
        <w:t xml:space="preserve"> </w:t>
      </w:r>
      <w:r w:rsidRPr="003E5CD7">
        <w:rPr>
          <w:rStyle w:val="XML-Attriubute"/>
          <w:lang w:val="en-US"/>
        </w:rPr>
        <w:t>id</w:t>
      </w:r>
      <w:r w:rsidRPr="00D85930">
        <w:rPr>
          <w:rStyle w:val="XML-Value"/>
          <w:lang w:val="en-US" w:eastAsia="de-DE"/>
        </w:rPr>
        <w:t>="prejob"</w:t>
      </w:r>
      <w:r>
        <w:rPr>
          <w:rStyle w:val="XML-Value"/>
          <w:lang w:val="en-US" w:eastAsia="de-DE"/>
        </w:rPr>
        <w:t xml:space="preserve"> </w:t>
      </w:r>
      <w:r w:rsidRPr="003E5CD7">
        <w:rPr>
          <w:rStyle w:val="XML-Attriubute"/>
          <w:lang w:val="en-US"/>
        </w:rPr>
        <w:t>text</w:t>
      </w:r>
      <w:r w:rsidRPr="00D85930">
        <w:rPr>
          <w:rStyle w:val="XML-Value"/>
          <w:lang w:val="en-US" w:eastAsia="de-DE"/>
        </w:rPr>
        <w:t>="</w:t>
      </w:r>
      <w:r>
        <w:rPr>
          <w:rStyle w:val="XML-Value"/>
          <w:lang w:val="en-US" w:eastAsia="de-DE"/>
        </w:rPr>
        <w:t>PU;PA;PB2,1;SD300</w:t>
      </w:r>
      <w:r w:rsidRPr="00D85930">
        <w:rPr>
          <w:rStyle w:val="XML-Value"/>
          <w:lang w:val="en-US" w:eastAsia="de-DE"/>
        </w:rPr>
        <w:t>;AS</w:t>
      </w:r>
      <w:r>
        <w:rPr>
          <w:rStyle w:val="XML-Value"/>
          <w:lang w:val="en-US" w:eastAsia="de-DE"/>
        </w:rPr>
        <w:t>2,4</w:t>
      </w:r>
      <w:r w:rsidRPr="00D85930">
        <w:rPr>
          <w:rStyle w:val="XML-Value"/>
          <w:lang w:val="en-US" w:eastAsia="de-DE"/>
        </w:rPr>
        <w:t>;RS0,0,0;"/&gt;</w:t>
      </w:r>
    </w:p>
    <w:p w:rsidR="00694691" w:rsidRPr="00D85930" w:rsidRDefault="00694691" w:rsidP="00BE58F0">
      <w:pPr>
        <w:pStyle w:val="NoSpacing"/>
        <w:ind w:left="284"/>
        <w:rPr>
          <w:rStyle w:val="XML-Value"/>
          <w:lang w:val="en-US" w:eastAsia="de-DE"/>
        </w:rPr>
      </w:pPr>
      <w:r w:rsidRPr="00D85930">
        <w:rPr>
          <w:rStyle w:val="XML-Value"/>
          <w:lang w:val="en-US" w:eastAsia="de-DE"/>
        </w:rPr>
        <w:t>&lt;</w:t>
      </w:r>
      <w:r w:rsidRPr="003E5CD7">
        <w:rPr>
          <w:rStyle w:val="XML-Entity"/>
          <w:lang w:val="en-US"/>
        </w:rPr>
        <w:t>property</w:t>
      </w:r>
      <w:r>
        <w:rPr>
          <w:rStyle w:val="XML-Value"/>
          <w:lang w:val="en-US" w:eastAsia="de-DE"/>
        </w:rPr>
        <w:t xml:space="preserve"> </w:t>
      </w:r>
      <w:r w:rsidRPr="003E5CD7">
        <w:rPr>
          <w:rStyle w:val="XML-Attriubute"/>
          <w:lang w:val="en-US"/>
        </w:rPr>
        <w:t>id</w:t>
      </w:r>
      <w:r w:rsidRPr="00D85930">
        <w:rPr>
          <w:rStyle w:val="XML-Value"/>
          <w:lang w:val="en-US" w:eastAsia="de-DE"/>
        </w:rPr>
        <w:t>="postjob"</w:t>
      </w:r>
      <w:r>
        <w:rPr>
          <w:rStyle w:val="XML-Value"/>
          <w:lang w:val="en-US" w:eastAsia="de-DE"/>
        </w:rPr>
        <w:t xml:space="preserve"> </w:t>
      </w:r>
      <w:r w:rsidRPr="0004415B">
        <w:rPr>
          <w:rStyle w:val="XML-Attriubute"/>
          <w:lang w:val="en-US"/>
        </w:rPr>
        <w:t>text</w:t>
      </w:r>
      <w:r>
        <w:rPr>
          <w:rStyle w:val="XML-Value"/>
          <w:lang w:val="en-US" w:eastAsia="de-DE"/>
        </w:rPr>
        <w:t>="JB0</w:t>
      </w:r>
      <w:r w:rsidRPr="00D85930">
        <w:rPr>
          <w:rStyle w:val="XML-Value"/>
          <w:lang w:val="en-US" w:eastAsia="de-DE"/>
        </w:rPr>
        <w:t>;XX12,2;MSDone by {username};NR;"/&gt;</w:t>
      </w:r>
    </w:p>
    <w:p w:rsidR="0004415B" w:rsidRPr="00163DEE" w:rsidRDefault="0004415B" w:rsidP="00BE58F0">
      <w:pPr>
        <w:pStyle w:val="NoSpacing"/>
        <w:ind w:left="284"/>
        <w:rPr>
          <w:rStyle w:val="XML-Value"/>
          <w:lang w:val="en-US" w:eastAsia="de-DE"/>
        </w:rPr>
      </w:pPr>
      <w:r w:rsidRPr="00163DEE">
        <w:rPr>
          <w:rStyle w:val="XML-Value"/>
          <w:lang w:val="en-US" w:eastAsia="de-DE"/>
        </w:rPr>
        <w:t>&lt;</w:t>
      </w:r>
      <w:r w:rsidRPr="00D85930">
        <w:rPr>
          <w:rStyle w:val="XML-Entity"/>
          <w:lang w:val="en-US" w:eastAsia="de-DE"/>
        </w:rPr>
        <w:t>property</w:t>
      </w:r>
      <w:r>
        <w:rPr>
          <w:rStyle w:val="XML-Value"/>
          <w:lang w:val="en-US" w:eastAsia="de-DE"/>
        </w:rPr>
        <w:t xml:space="preserve"> </w:t>
      </w:r>
      <w:r w:rsidRPr="00D85930">
        <w:rPr>
          <w:rStyle w:val="XML-Attriubute"/>
          <w:lang w:val="en-US" w:eastAsia="de-DE"/>
        </w:rPr>
        <w:t>id</w:t>
      </w:r>
      <w:r w:rsidRPr="00163DEE">
        <w:rPr>
          <w:rStyle w:val="XML-Value"/>
          <w:lang w:val="en-US" w:eastAsia="de-DE"/>
        </w:rPr>
        <w:t>="SwitchOnline"</w:t>
      </w:r>
      <w:r>
        <w:rPr>
          <w:rStyle w:val="XML-Value"/>
          <w:lang w:val="en-US" w:eastAsia="de-DE"/>
        </w:rPr>
        <w:t xml:space="preserve"> </w:t>
      </w:r>
      <w:r w:rsidRPr="00D85930">
        <w:rPr>
          <w:rStyle w:val="XML-Attriubute"/>
          <w:lang w:val="en-US" w:eastAsia="de-DE"/>
        </w:rPr>
        <w:t>text</w:t>
      </w:r>
      <w:r w:rsidRPr="00163DEE">
        <w:rPr>
          <w:rStyle w:val="XML-Value"/>
          <w:lang w:val="en-US" w:eastAsia="de-DE"/>
        </w:rPr>
        <w:t>="ZF5;"/&gt;</w:t>
      </w:r>
    </w:p>
    <w:p w:rsidR="00694691" w:rsidRDefault="00694691" w:rsidP="00BE58F0">
      <w:pPr>
        <w:pStyle w:val="NoSpacing"/>
        <w:ind w:left="284"/>
        <w:rPr>
          <w:rStyle w:val="XML-Value"/>
          <w:lang w:val="en-US" w:eastAsia="de-DE"/>
        </w:rPr>
      </w:pPr>
    </w:p>
    <w:p w:rsidR="00694691" w:rsidRPr="00D85930" w:rsidRDefault="00694691" w:rsidP="00BE58F0">
      <w:pPr>
        <w:pStyle w:val="NoSpacing"/>
        <w:ind w:left="284"/>
        <w:rPr>
          <w:rStyle w:val="XML-Value"/>
          <w:lang w:val="en-US" w:eastAsia="de-DE"/>
        </w:rPr>
      </w:pPr>
      <w:r w:rsidRPr="00D85930">
        <w:rPr>
          <w:rStyle w:val="XML-Value"/>
          <w:lang w:val="en-US" w:eastAsia="de-DE"/>
        </w:rPr>
        <w:t>&lt;</w:t>
      </w:r>
      <w:r w:rsidRPr="00694691">
        <w:rPr>
          <w:rStyle w:val="XML-Entity"/>
          <w:lang w:val="en-US"/>
        </w:rPr>
        <w:t>conduit</w:t>
      </w:r>
      <w:r>
        <w:rPr>
          <w:rStyle w:val="XML-Value"/>
          <w:lang w:val="en-US" w:eastAsia="de-DE"/>
        </w:rPr>
        <w:t xml:space="preserve"> </w:t>
      </w:r>
      <w:r w:rsidRPr="00694691">
        <w:rPr>
          <w:rStyle w:val="XML-Attriubute"/>
          <w:lang w:val="en-US"/>
        </w:rPr>
        <w:t>id</w:t>
      </w:r>
      <w:r w:rsidRPr="00D85930">
        <w:rPr>
          <w:rStyle w:val="XML-Value"/>
          <w:lang w:val="en-US" w:eastAsia="de-DE"/>
        </w:rPr>
        <w:t>="absolute"&gt;</w:t>
      </w:r>
    </w:p>
    <w:p w:rsidR="00694691" w:rsidRPr="00D85930" w:rsidRDefault="00694691" w:rsidP="00BE58F0">
      <w:pPr>
        <w:pStyle w:val="NoSpacing"/>
        <w:ind w:left="567"/>
        <w:rPr>
          <w:rStyle w:val="XML-Value"/>
          <w:lang w:val="en-US" w:eastAsia="de-DE"/>
        </w:rPr>
      </w:pPr>
      <w:r w:rsidRPr="00D85930">
        <w:rPr>
          <w:rStyle w:val="XML-Value"/>
          <w:lang w:val="en-US" w:eastAsia="de-DE"/>
        </w:rPr>
        <w:t>&lt;</w:t>
      </w:r>
      <w:r w:rsidRPr="00694691">
        <w:rPr>
          <w:rStyle w:val="XML-Entity"/>
          <w:lang w:val="en-US"/>
        </w:rPr>
        <w:t>line</w:t>
      </w:r>
      <w:r>
        <w:rPr>
          <w:rStyle w:val="XML-Value"/>
          <w:lang w:val="en-US" w:eastAsia="de-DE"/>
        </w:rPr>
        <w:t xml:space="preserve"> </w:t>
      </w:r>
      <w:r w:rsidRPr="00694691">
        <w:rPr>
          <w:rStyle w:val="XML-Attriubute"/>
          <w:lang w:val="en-US"/>
        </w:rPr>
        <w:t>x1</w:t>
      </w:r>
      <w:r w:rsidRPr="00D85930">
        <w:rPr>
          <w:rStyle w:val="XML-Value"/>
          <w:lang w:val="en-US" w:eastAsia="de-DE"/>
        </w:rPr>
        <w:t>="0"</w:t>
      </w:r>
      <w:r>
        <w:rPr>
          <w:rStyle w:val="XML-Value"/>
          <w:lang w:val="en-US" w:eastAsia="de-DE"/>
        </w:rPr>
        <w:t xml:space="preserve"> </w:t>
      </w:r>
      <w:r w:rsidRPr="00694691">
        <w:rPr>
          <w:rStyle w:val="XML-Attriubute"/>
          <w:lang w:val="en-US"/>
        </w:rPr>
        <w:t>y1</w:t>
      </w:r>
      <w:r w:rsidRPr="00D85930">
        <w:rPr>
          <w:rStyle w:val="XML-Value"/>
          <w:lang w:val="en-US" w:eastAsia="de-DE"/>
        </w:rPr>
        <w:t>="0"</w:t>
      </w:r>
      <w:r>
        <w:rPr>
          <w:rStyle w:val="XML-Value"/>
          <w:lang w:val="en-US" w:eastAsia="de-DE"/>
        </w:rPr>
        <w:t xml:space="preserve"> </w:t>
      </w:r>
      <w:r w:rsidRPr="00694691">
        <w:rPr>
          <w:rStyle w:val="XML-Attriubute"/>
          <w:lang w:val="en-US"/>
        </w:rPr>
        <w:t>x2</w:t>
      </w:r>
      <w:r w:rsidRPr="00D85930">
        <w:rPr>
          <w:rStyle w:val="XML-Value"/>
          <w:lang w:val="en-US" w:eastAsia="de-DE"/>
        </w:rPr>
        <w:t>="1200"</w:t>
      </w:r>
      <w:r>
        <w:rPr>
          <w:rStyle w:val="XML-Value"/>
          <w:lang w:val="en-US" w:eastAsia="de-DE"/>
        </w:rPr>
        <w:t xml:space="preserve"> </w:t>
      </w:r>
      <w:r w:rsidRPr="00694691">
        <w:rPr>
          <w:rStyle w:val="XML-Attriubute"/>
          <w:lang w:val="en-US"/>
        </w:rPr>
        <w:t>y2</w:t>
      </w:r>
      <w:r w:rsidRPr="00D85930">
        <w:rPr>
          <w:rStyle w:val="XML-Value"/>
          <w:lang w:val="en-US" w:eastAsia="de-DE"/>
        </w:rPr>
        <w:t>="0"/&gt;</w:t>
      </w:r>
    </w:p>
    <w:p w:rsidR="00694691" w:rsidRPr="00D85930" w:rsidRDefault="00694691" w:rsidP="00BE58F0">
      <w:pPr>
        <w:pStyle w:val="NoSpacing"/>
        <w:ind w:left="567"/>
        <w:rPr>
          <w:rStyle w:val="XML-Value"/>
          <w:lang w:val="en-US" w:eastAsia="de-DE"/>
        </w:rPr>
      </w:pPr>
      <w:r w:rsidRPr="00D85930">
        <w:rPr>
          <w:rStyle w:val="XML-Value"/>
          <w:lang w:val="en-US" w:eastAsia="de-DE"/>
        </w:rPr>
        <w:t>&lt;</w:t>
      </w:r>
      <w:r w:rsidRPr="003E5CD7">
        <w:rPr>
          <w:rStyle w:val="XML-Entity"/>
          <w:lang w:val="en-US"/>
        </w:rPr>
        <w:t>line</w:t>
      </w:r>
      <w:r>
        <w:rPr>
          <w:rStyle w:val="XML-Value"/>
          <w:lang w:val="en-US" w:eastAsia="de-DE"/>
        </w:rPr>
        <w:t xml:space="preserve"> </w:t>
      </w:r>
      <w:r w:rsidRPr="003E5CD7">
        <w:rPr>
          <w:rStyle w:val="XML-Attriubute"/>
          <w:lang w:val="en-US"/>
        </w:rPr>
        <w:t>x1</w:t>
      </w:r>
      <w:r w:rsidRPr="00D85930">
        <w:rPr>
          <w:rStyle w:val="XML-Value"/>
          <w:lang w:val="en-US" w:eastAsia="de-DE"/>
        </w:rPr>
        <w:t>="</w:t>
      </w:r>
      <w:r>
        <w:rPr>
          <w:rStyle w:val="XML-Value"/>
          <w:lang w:val="en-US" w:eastAsia="de-DE"/>
        </w:rPr>
        <w:t>2000</w:t>
      </w:r>
      <w:r w:rsidRPr="00D85930">
        <w:rPr>
          <w:rStyle w:val="XML-Value"/>
          <w:lang w:val="en-US" w:eastAsia="de-DE"/>
        </w:rPr>
        <w:t>"</w:t>
      </w:r>
      <w:r>
        <w:rPr>
          <w:rStyle w:val="XML-Value"/>
          <w:lang w:val="en-US" w:eastAsia="de-DE"/>
        </w:rPr>
        <w:t xml:space="preserve"> </w:t>
      </w:r>
      <w:r w:rsidRPr="003E5CD7">
        <w:rPr>
          <w:rStyle w:val="XML-Attriubute"/>
          <w:lang w:val="en-US"/>
        </w:rPr>
        <w:t>y1</w:t>
      </w:r>
      <w:r w:rsidRPr="00D85930">
        <w:rPr>
          <w:rStyle w:val="XML-Value"/>
          <w:lang w:val="en-US" w:eastAsia="de-DE"/>
        </w:rPr>
        <w:t>="0"</w:t>
      </w:r>
      <w:r>
        <w:rPr>
          <w:rStyle w:val="XML-Value"/>
          <w:lang w:val="en-US" w:eastAsia="de-DE"/>
        </w:rPr>
        <w:t xml:space="preserve"> </w:t>
      </w:r>
      <w:r w:rsidRPr="003E5CD7">
        <w:rPr>
          <w:rStyle w:val="XML-Attriubute"/>
          <w:lang w:val="en-US"/>
        </w:rPr>
        <w:t>x2</w:t>
      </w:r>
      <w:r w:rsidRPr="00D85930">
        <w:rPr>
          <w:rStyle w:val="XML-Value"/>
          <w:lang w:val="en-US" w:eastAsia="de-DE"/>
        </w:rPr>
        <w:t>="1200"</w:t>
      </w:r>
      <w:r>
        <w:rPr>
          <w:rStyle w:val="XML-Value"/>
          <w:lang w:val="en-US" w:eastAsia="de-DE"/>
        </w:rPr>
        <w:t xml:space="preserve"> </w:t>
      </w:r>
      <w:r w:rsidRPr="003E5CD7">
        <w:rPr>
          <w:rStyle w:val="XML-Attriubute"/>
          <w:lang w:val="en-US"/>
        </w:rPr>
        <w:t>y2</w:t>
      </w:r>
      <w:r w:rsidRPr="00D85930">
        <w:rPr>
          <w:rStyle w:val="XML-Value"/>
          <w:lang w:val="en-US" w:eastAsia="de-DE"/>
        </w:rPr>
        <w:t>="</w:t>
      </w:r>
      <w:r>
        <w:rPr>
          <w:rStyle w:val="XML-Value"/>
          <w:lang w:val="en-US" w:eastAsia="de-DE"/>
        </w:rPr>
        <w:t>2000</w:t>
      </w:r>
      <w:r w:rsidRPr="00D85930">
        <w:rPr>
          <w:rStyle w:val="XML-Value"/>
          <w:lang w:val="en-US" w:eastAsia="de-DE"/>
        </w:rPr>
        <w:t>"/&gt;</w:t>
      </w:r>
    </w:p>
    <w:p w:rsidR="00694691" w:rsidRPr="00D85930" w:rsidRDefault="00694691" w:rsidP="00BE58F0">
      <w:pPr>
        <w:pStyle w:val="NoSpacing"/>
        <w:ind w:left="567"/>
        <w:rPr>
          <w:rStyle w:val="XML-Value"/>
          <w:lang w:val="en-US" w:eastAsia="de-DE"/>
        </w:rPr>
      </w:pPr>
      <w:r w:rsidRPr="00D85930">
        <w:rPr>
          <w:rStyle w:val="XML-Value"/>
          <w:lang w:val="en-US" w:eastAsia="de-DE"/>
        </w:rPr>
        <w:t>&lt;</w:t>
      </w:r>
      <w:r w:rsidRPr="003E5CD7">
        <w:rPr>
          <w:rStyle w:val="XML-Entity"/>
          <w:lang w:val="en-US"/>
        </w:rPr>
        <w:t>line</w:t>
      </w:r>
      <w:r>
        <w:rPr>
          <w:rStyle w:val="XML-Value"/>
          <w:lang w:val="en-US" w:eastAsia="de-DE"/>
        </w:rPr>
        <w:t xml:space="preserve"> </w:t>
      </w:r>
      <w:r w:rsidRPr="003E5CD7">
        <w:rPr>
          <w:rStyle w:val="XML-Attriubute"/>
          <w:lang w:val="en-US"/>
        </w:rPr>
        <w:t>x1</w:t>
      </w:r>
      <w:r w:rsidRPr="00D85930">
        <w:rPr>
          <w:rStyle w:val="XML-Value"/>
          <w:lang w:val="en-US" w:eastAsia="de-DE"/>
        </w:rPr>
        <w:t>="</w:t>
      </w:r>
      <w:r>
        <w:rPr>
          <w:rStyle w:val="XML-Value"/>
          <w:lang w:val="en-US" w:eastAsia="de-DE"/>
        </w:rPr>
        <w:t>2000</w:t>
      </w:r>
      <w:r w:rsidRPr="00D85930">
        <w:rPr>
          <w:rStyle w:val="XML-Value"/>
          <w:lang w:val="en-US" w:eastAsia="de-DE"/>
        </w:rPr>
        <w:t>"</w:t>
      </w:r>
      <w:r>
        <w:rPr>
          <w:rStyle w:val="XML-Value"/>
          <w:lang w:val="en-US" w:eastAsia="de-DE"/>
        </w:rPr>
        <w:t xml:space="preserve"> </w:t>
      </w:r>
      <w:r w:rsidRPr="003E5CD7">
        <w:rPr>
          <w:rStyle w:val="XML-Attriubute"/>
          <w:lang w:val="en-US"/>
        </w:rPr>
        <w:t>y1</w:t>
      </w:r>
      <w:r w:rsidRPr="00D85930">
        <w:rPr>
          <w:rStyle w:val="XML-Value"/>
          <w:lang w:val="en-US" w:eastAsia="de-DE"/>
        </w:rPr>
        <w:t>="</w:t>
      </w:r>
      <w:r>
        <w:rPr>
          <w:rStyle w:val="XML-Value"/>
          <w:lang w:val="en-US" w:eastAsia="de-DE"/>
        </w:rPr>
        <w:t>2000</w:t>
      </w:r>
      <w:r w:rsidRPr="00D85930">
        <w:rPr>
          <w:rStyle w:val="XML-Value"/>
          <w:lang w:val="en-US" w:eastAsia="de-DE"/>
        </w:rPr>
        <w:t>"</w:t>
      </w:r>
      <w:r>
        <w:rPr>
          <w:rStyle w:val="XML-Value"/>
          <w:lang w:val="en-US" w:eastAsia="de-DE"/>
        </w:rPr>
        <w:t xml:space="preserve"> </w:t>
      </w:r>
      <w:r w:rsidRPr="003E5CD7">
        <w:rPr>
          <w:rStyle w:val="XML-Attriubute"/>
          <w:lang w:val="en-US"/>
        </w:rPr>
        <w:t>x2</w:t>
      </w:r>
      <w:r w:rsidRPr="00D85930">
        <w:rPr>
          <w:rStyle w:val="XML-Value"/>
          <w:lang w:val="en-US" w:eastAsia="de-DE"/>
        </w:rPr>
        <w:t>="0"</w:t>
      </w:r>
      <w:r>
        <w:rPr>
          <w:rStyle w:val="XML-Value"/>
          <w:lang w:val="en-US" w:eastAsia="de-DE"/>
        </w:rPr>
        <w:t xml:space="preserve"> </w:t>
      </w:r>
      <w:r w:rsidRPr="003E5CD7">
        <w:rPr>
          <w:rStyle w:val="XML-Attriubute"/>
          <w:lang w:val="en-US"/>
        </w:rPr>
        <w:t>y2</w:t>
      </w:r>
      <w:r w:rsidRPr="00D85930">
        <w:rPr>
          <w:rStyle w:val="XML-Value"/>
          <w:lang w:val="en-US" w:eastAsia="de-DE"/>
        </w:rPr>
        <w:t>="</w:t>
      </w:r>
      <w:r>
        <w:rPr>
          <w:rStyle w:val="XML-Value"/>
          <w:lang w:val="en-US" w:eastAsia="de-DE"/>
        </w:rPr>
        <w:t>2000</w:t>
      </w:r>
      <w:r w:rsidRPr="00D85930">
        <w:rPr>
          <w:rStyle w:val="XML-Value"/>
          <w:lang w:val="en-US" w:eastAsia="de-DE"/>
        </w:rPr>
        <w:t>"/&gt;</w:t>
      </w:r>
    </w:p>
    <w:p w:rsidR="00694691" w:rsidRPr="00D85930" w:rsidRDefault="00694691" w:rsidP="00BE58F0">
      <w:pPr>
        <w:pStyle w:val="NoSpacing"/>
        <w:ind w:left="567"/>
        <w:rPr>
          <w:rStyle w:val="XML-Value"/>
          <w:lang w:val="en-US" w:eastAsia="de-DE"/>
        </w:rPr>
      </w:pPr>
      <w:r w:rsidRPr="00D85930">
        <w:rPr>
          <w:rStyle w:val="XML-Value"/>
          <w:lang w:val="en-US" w:eastAsia="de-DE"/>
        </w:rPr>
        <w:t>&lt;</w:t>
      </w:r>
      <w:r w:rsidRPr="00694691">
        <w:rPr>
          <w:rStyle w:val="XML-Entity"/>
          <w:lang w:val="en-US"/>
        </w:rPr>
        <w:t>line</w:t>
      </w:r>
      <w:r>
        <w:rPr>
          <w:rStyle w:val="XML-Value"/>
          <w:lang w:val="en-US" w:eastAsia="de-DE"/>
        </w:rPr>
        <w:t xml:space="preserve"> </w:t>
      </w:r>
      <w:r w:rsidRPr="00694691">
        <w:rPr>
          <w:rStyle w:val="XML-Attriubute"/>
          <w:lang w:val="en-US"/>
        </w:rPr>
        <w:t>x1</w:t>
      </w:r>
      <w:r w:rsidRPr="00D85930">
        <w:rPr>
          <w:rStyle w:val="XML-Value"/>
          <w:lang w:val="en-US" w:eastAsia="de-DE"/>
        </w:rPr>
        <w:t>="0"</w:t>
      </w:r>
      <w:r>
        <w:rPr>
          <w:rStyle w:val="XML-Value"/>
          <w:lang w:val="en-US" w:eastAsia="de-DE"/>
        </w:rPr>
        <w:t xml:space="preserve"> </w:t>
      </w:r>
      <w:r w:rsidRPr="00694691">
        <w:rPr>
          <w:rStyle w:val="XML-Attriubute"/>
          <w:lang w:val="en-US"/>
        </w:rPr>
        <w:t>y1</w:t>
      </w:r>
      <w:r w:rsidRPr="00D85930">
        <w:rPr>
          <w:rStyle w:val="XML-Value"/>
          <w:lang w:val="en-US" w:eastAsia="de-DE"/>
        </w:rPr>
        <w:t>="</w:t>
      </w:r>
      <w:r>
        <w:rPr>
          <w:rStyle w:val="XML-Value"/>
          <w:lang w:val="en-US" w:eastAsia="de-DE"/>
        </w:rPr>
        <w:t>2000</w:t>
      </w:r>
      <w:r w:rsidRPr="00D85930">
        <w:rPr>
          <w:rStyle w:val="XML-Value"/>
          <w:lang w:val="en-US" w:eastAsia="de-DE"/>
        </w:rPr>
        <w:t>"</w:t>
      </w:r>
      <w:r>
        <w:rPr>
          <w:rStyle w:val="XML-Value"/>
          <w:lang w:val="en-US" w:eastAsia="de-DE"/>
        </w:rPr>
        <w:t xml:space="preserve"> </w:t>
      </w:r>
      <w:r w:rsidRPr="00694691">
        <w:rPr>
          <w:rStyle w:val="XML-Attriubute"/>
          <w:lang w:val="en-US"/>
        </w:rPr>
        <w:t>x2</w:t>
      </w:r>
      <w:r w:rsidRPr="00D85930">
        <w:rPr>
          <w:rStyle w:val="XML-Value"/>
          <w:lang w:val="en-US" w:eastAsia="de-DE"/>
        </w:rPr>
        <w:t>="0"</w:t>
      </w:r>
      <w:r>
        <w:rPr>
          <w:rStyle w:val="XML-Value"/>
          <w:lang w:val="en-US" w:eastAsia="de-DE"/>
        </w:rPr>
        <w:t xml:space="preserve"> </w:t>
      </w:r>
      <w:r w:rsidRPr="00694691">
        <w:rPr>
          <w:rStyle w:val="XML-Attriubute"/>
          <w:lang w:val="en-US"/>
        </w:rPr>
        <w:t>y2</w:t>
      </w:r>
      <w:r w:rsidRPr="00D85930">
        <w:rPr>
          <w:rStyle w:val="XML-Value"/>
          <w:lang w:val="en-US" w:eastAsia="de-DE"/>
        </w:rPr>
        <w:t>="0"/&gt;</w:t>
      </w:r>
    </w:p>
    <w:p w:rsidR="00694691" w:rsidRPr="00D85930" w:rsidRDefault="00694691" w:rsidP="00BE58F0">
      <w:pPr>
        <w:pStyle w:val="NoSpacing"/>
        <w:ind w:left="284"/>
        <w:rPr>
          <w:rStyle w:val="XML-Value"/>
          <w:lang w:val="en-US" w:eastAsia="de-DE"/>
        </w:rPr>
      </w:pPr>
      <w:r w:rsidRPr="00D85930">
        <w:rPr>
          <w:rStyle w:val="XML-Value"/>
          <w:lang w:val="en-US" w:eastAsia="de-DE"/>
        </w:rPr>
        <w:t>&lt;/</w:t>
      </w:r>
      <w:r w:rsidRPr="00694691">
        <w:rPr>
          <w:rStyle w:val="XML-Entity"/>
          <w:lang w:val="en-US"/>
        </w:rPr>
        <w:t>conduit</w:t>
      </w:r>
      <w:r w:rsidRPr="00D85930">
        <w:rPr>
          <w:rStyle w:val="XML-Value"/>
          <w:lang w:val="en-US" w:eastAsia="de-DE"/>
        </w:rPr>
        <w:t>&gt;</w:t>
      </w:r>
    </w:p>
    <w:p w:rsidR="00694691" w:rsidRDefault="00694691" w:rsidP="00BE58F0">
      <w:pPr>
        <w:pStyle w:val="NoSpacing"/>
        <w:ind w:left="284"/>
        <w:rPr>
          <w:rStyle w:val="XML-Value"/>
          <w:lang w:val="en-US" w:eastAsia="de-DE"/>
        </w:rPr>
      </w:pPr>
    </w:p>
    <w:p w:rsidR="00694691" w:rsidRDefault="00694691" w:rsidP="00BE58F0">
      <w:pPr>
        <w:pStyle w:val="NoSpacing"/>
        <w:ind w:left="284"/>
        <w:rPr>
          <w:rStyle w:val="XML-Value"/>
          <w:lang w:val="en-US" w:eastAsia="de-DE"/>
        </w:rPr>
      </w:pPr>
      <w:r w:rsidRPr="00D85930">
        <w:rPr>
          <w:rStyle w:val="XML-Value"/>
          <w:lang w:val="en-US" w:eastAsia="de-DE"/>
        </w:rPr>
        <w:t>&lt;</w:t>
      </w:r>
      <w:r w:rsidRPr="00B06AB9">
        <w:rPr>
          <w:rStyle w:val="XML-Entity"/>
          <w:lang w:val="en-US"/>
        </w:rPr>
        <w:t>tool</w:t>
      </w:r>
      <w:r>
        <w:rPr>
          <w:rStyle w:val="XML-Value"/>
          <w:lang w:val="en-US" w:eastAsia="de-DE"/>
        </w:rPr>
        <w:t xml:space="preserve"> </w:t>
      </w:r>
      <w:r w:rsidRPr="00B06AB9">
        <w:rPr>
          <w:rStyle w:val="XML-Attriubute"/>
          <w:lang w:val="en-US"/>
        </w:rPr>
        <w:t>id</w:t>
      </w:r>
      <w:r w:rsidRPr="00D85930">
        <w:rPr>
          <w:rStyle w:val="XML-Value"/>
          <w:lang w:val="en-US" w:eastAsia="de-DE"/>
        </w:rPr>
        <w:t>="</w:t>
      </w:r>
      <w:r>
        <w:rPr>
          <w:rStyle w:val="XML-Value"/>
          <w:lang w:val="en-US" w:eastAsia="de-DE"/>
        </w:rPr>
        <w:t>TOOL</w:t>
      </w:r>
      <w:r w:rsidRPr="00D85930">
        <w:rPr>
          <w:rStyle w:val="XML-Value"/>
          <w:lang w:val="en-US" w:eastAsia="de-DE"/>
        </w:rPr>
        <w:t>"</w:t>
      </w:r>
      <w:r>
        <w:rPr>
          <w:rStyle w:val="XML-Value"/>
          <w:lang w:val="en-US" w:eastAsia="de-DE"/>
        </w:rPr>
        <w:t>&gt;</w:t>
      </w:r>
    </w:p>
    <w:p w:rsidR="00694691" w:rsidRDefault="00694691" w:rsidP="00BE58F0">
      <w:pPr>
        <w:pStyle w:val="NoSpacing"/>
        <w:ind w:left="567"/>
        <w:rPr>
          <w:rStyle w:val="XML-Value"/>
          <w:lang w:val="en-US" w:eastAsia="de-DE"/>
        </w:rPr>
      </w:pPr>
      <w:r w:rsidRPr="00D85930">
        <w:rPr>
          <w:rStyle w:val="XML-Value"/>
          <w:lang w:val="en-US" w:eastAsia="de-DE"/>
        </w:rPr>
        <w:t>&lt;</w:t>
      </w:r>
      <w:r w:rsidRPr="00B06AB9">
        <w:rPr>
          <w:rStyle w:val="XML-Entity"/>
          <w:lang w:val="en-US"/>
        </w:rPr>
        <w:t>property</w:t>
      </w:r>
      <w:r>
        <w:rPr>
          <w:rStyle w:val="XML-Value"/>
          <w:lang w:val="en-US" w:eastAsia="de-DE"/>
        </w:rPr>
        <w:t xml:space="preserve"> </w:t>
      </w:r>
      <w:r w:rsidRPr="0004415B">
        <w:rPr>
          <w:rStyle w:val="XML-Attriubute"/>
          <w:lang w:val="en-US"/>
        </w:rPr>
        <w:t>id</w:t>
      </w:r>
      <w:r w:rsidRPr="00D85930">
        <w:rPr>
          <w:rStyle w:val="XML-Value"/>
          <w:lang w:val="en-US" w:eastAsia="de-DE"/>
        </w:rPr>
        <w:t>="</w:t>
      </w:r>
      <w:r w:rsidRPr="0004415B">
        <w:rPr>
          <w:rStyle w:val="XML-Value"/>
          <w:lang w:val="en-US"/>
        </w:rPr>
        <w:t>speeddown</w:t>
      </w:r>
      <w:r w:rsidRPr="00D85930">
        <w:rPr>
          <w:rStyle w:val="XML-Value"/>
          <w:lang w:val="en-US" w:eastAsia="de-DE"/>
        </w:rPr>
        <w:t>"</w:t>
      </w:r>
      <w:r>
        <w:rPr>
          <w:rStyle w:val="XML-Value"/>
          <w:lang w:val="en-US" w:eastAsia="de-DE"/>
        </w:rPr>
        <w:t xml:space="preserve"> </w:t>
      </w:r>
      <w:r w:rsidRPr="00B06AB9">
        <w:rPr>
          <w:rStyle w:val="XML-Attriubute"/>
          <w:lang w:val="en-US"/>
        </w:rPr>
        <w:t>value</w:t>
      </w:r>
      <w:r w:rsidRPr="00D85930">
        <w:rPr>
          <w:rStyle w:val="XML-Value"/>
          <w:lang w:val="en-US" w:eastAsia="de-DE"/>
        </w:rPr>
        <w:t>="20"</w:t>
      </w:r>
      <w:r>
        <w:rPr>
          <w:rStyle w:val="XML-Value"/>
          <w:lang w:val="en-US" w:eastAsia="de-DE"/>
        </w:rPr>
        <w:t xml:space="preserve"> </w:t>
      </w:r>
      <w:r w:rsidRPr="00B06AB9">
        <w:rPr>
          <w:rStyle w:val="XML-Attriubute"/>
          <w:lang w:val="en-US"/>
        </w:rPr>
        <w:t>min</w:t>
      </w:r>
      <w:r w:rsidRPr="00D85930">
        <w:rPr>
          <w:rStyle w:val="XML-Value"/>
          <w:lang w:val="en-US" w:eastAsia="de-DE"/>
        </w:rPr>
        <w:t>="0.1"</w:t>
      </w:r>
      <w:r>
        <w:rPr>
          <w:rStyle w:val="XML-Value"/>
          <w:lang w:val="en-US" w:eastAsia="de-DE"/>
        </w:rPr>
        <w:t xml:space="preserve"> </w:t>
      </w:r>
      <w:r w:rsidRPr="00B06AB9">
        <w:rPr>
          <w:rStyle w:val="XML-Attriubute"/>
          <w:lang w:val="en-US"/>
        </w:rPr>
        <w:t>max</w:t>
      </w:r>
      <w:r w:rsidRPr="00D85930">
        <w:rPr>
          <w:rStyle w:val="XML-Value"/>
          <w:lang w:val="en-US" w:eastAsia="de-DE"/>
        </w:rPr>
        <w:t>="100"</w:t>
      </w:r>
      <w:r>
        <w:rPr>
          <w:rStyle w:val="XML-Value"/>
          <w:lang w:val="en-US" w:eastAsia="de-DE"/>
        </w:rPr>
        <w:t xml:space="preserve"> </w:t>
      </w:r>
      <w:r w:rsidRPr="00B06AB9">
        <w:rPr>
          <w:rStyle w:val="XML-Attriubute"/>
          <w:lang w:val="en-US"/>
        </w:rPr>
        <w:t>text</w:t>
      </w:r>
      <w:r w:rsidRPr="00D85930">
        <w:rPr>
          <w:rStyle w:val="XML-Value"/>
          <w:lang w:val="en-US" w:eastAsia="de-DE"/>
        </w:rPr>
        <w:t>="Speed Down [mm/s]"</w:t>
      </w:r>
      <w:r>
        <w:rPr>
          <w:rStyle w:val="XML-Value"/>
          <w:lang w:val="en-US" w:eastAsia="de-DE"/>
        </w:rPr>
        <w:t xml:space="preserve"> </w:t>
      </w:r>
      <w:r w:rsidRPr="00B06AB9">
        <w:rPr>
          <w:rStyle w:val="XML-Attriubute"/>
          <w:lang w:val="en-US"/>
        </w:rPr>
        <w:t>displayfactor</w:t>
      </w:r>
      <w:r w:rsidRPr="00D85930">
        <w:rPr>
          <w:rStyle w:val="XML-Value"/>
          <w:lang w:val="en-US" w:eastAsia="de-DE"/>
        </w:rPr>
        <w:t>="10"</w:t>
      </w:r>
      <w:r>
        <w:rPr>
          <w:rStyle w:val="XML-Value"/>
          <w:lang w:val="en-US" w:eastAsia="de-DE"/>
        </w:rPr>
        <w:t xml:space="preserve"> </w:t>
      </w:r>
      <w:r w:rsidRPr="00B06AB9">
        <w:rPr>
          <w:rStyle w:val="XML-Attriubute"/>
          <w:lang w:val="en-US"/>
        </w:rPr>
        <w:t>ishidden</w:t>
      </w:r>
      <w:r w:rsidRPr="00D85930">
        <w:rPr>
          <w:rStyle w:val="XML-Value"/>
          <w:lang w:val="en-US" w:eastAsia="de-DE"/>
        </w:rPr>
        <w:t>="false"/&gt;</w:t>
      </w:r>
    </w:p>
    <w:p w:rsidR="00694691" w:rsidRDefault="00694691" w:rsidP="00BE58F0">
      <w:pPr>
        <w:pStyle w:val="NoSpacing"/>
        <w:ind w:left="567"/>
        <w:rPr>
          <w:rStyle w:val="XML-Value"/>
          <w:lang w:val="en-US" w:eastAsia="de-DE"/>
        </w:rPr>
      </w:pPr>
      <w:r w:rsidRPr="00D85930">
        <w:rPr>
          <w:rStyle w:val="XML-Value"/>
          <w:lang w:val="en-US" w:eastAsia="de-DE"/>
        </w:rPr>
        <w:t>&lt;</w:t>
      </w:r>
      <w:r w:rsidRPr="003E5CD7">
        <w:rPr>
          <w:rStyle w:val="XML-Entity"/>
          <w:lang w:val="en-US"/>
        </w:rPr>
        <w:t>property</w:t>
      </w:r>
      <w:r>
        <w:rPr>
          <w:rStyle w:val="XML-Value"/>
          <w:lang w:val="en-US" w:eastAsia="de-DE"/>
        </w:rPr>
        <w:t xml:space="preserve"> </w:t>
      </w:r>
      <w:r w:rsidRPr="003E5CD7">
        <w:rPr>
          <w:rStyle w:val="XML-Attriubute"/>
          <w:lang w:val="en-US"/>
        </w:rPr>
        <w:t>id</w:t>
      </w:r>
      <w:r w:rsidRPr="00D85930">
        <w:rPr>
          <w:rStyle w:val="XML-Value"/>
          <w:lang w:val="en-US" w:eastAsia="de-DE"/>
        </w:rPr>
        <w:t>="pretool"</w:t>
      </w:r>
      <w:r>
        <w:rPr>
          <w:rStyle w:val="XML-Value"/>
          <w:lang w:val="en-US" w:eastAsia="de-DE"/>
        </w:rPr>
        <w:t xml:space="preserve"> </w:t>
      </w:r>
      <w:r w:rsidRPr="00D85930">
        <w:rPr>
          <w:rStyle w:val="XML-Value"/>
          <w:lang w:val="en-US" w:eastAsia="de-DE"/>
        </w:rPr>
        <w:t>text="XX12,2;MSTool:{id};{id};ZP</w:t>
      </w:r>
      <w:r>
        <w:rPr>
          <w:rStyle w:val="XML-Value"/>
          <w:lang w:val="en-US" w:eastAsia="de-DE"/>
        </w:rPr>
        <w:t>2000,0;VS{speeddown},100</w:t>
      </w:r>
      <w:r w:rsidRPr="00D85930">
        <w:rPr>
          <w:rStyle w:val="XML-Value"/>
          <w:lang w:val="en-US" w:eastAsia="de-DE"/>
        </w:rPr>
        <w:t>;CR2.0;"/&gt;</w:t>
      </w:r>
    </w:p>
    <w:p w:rsidR="00694691" w:rsidRDefault="00694691" w:rsidP="00BE58F0">
      <w:pPr>
        <w:pStyle w:val="NoSpacing"/>
        <w:ind w:left="567"/>
        <w:rPr>
          <w:rStyle w:val="XML-Value"/>
          <w:lang w:val="en-US" w:eastAsia="de-DE"/>
        </w:rPr>
      </w:pPr>
      <w:r w:rsidRPr="00D85930">
        <w:rPr>
          <w:rStyle w:val="XML-Value"/>
          <w:lang w:val="en-US" w:eastAsia="de-DE"/>
        </w:rPr>
        <w:t>&lt;</w:t>
      </w:r>
      <w:r w:rsidRPr="003E5CD7">
        <w:rPr>
          <w:rStyle w:val="XML-Entity"/>
          <w:lang w:val="en-US"/>
        </w:rPr>
        <w:t>property</w:t>
      </w:r>
      <w:r>
        <w:rPr>
          <w:rStyle w:val="XML-Value"/>
          <w:lang w:val="en-US" w:eastAsia="de-DE"/>
        </w:rPr>
        <w:t xml:space="preserve"> </w:t>
      </w:r>
      <w:r w:rsidRPr="003E5CD7">
        <w:rPr>
          <w:rStyle w:val="XML-Attriubute"/>
          <w:lang w:val="en-US"/>
        </w:rPr>
        <w:t>id</w:t>
      </w:r>
      <w:r>
        <w:rPr>
          <w:rStyle w:val="XML-Value"/>
          <w:lang w:val="en-US" w:eastAsia="de-DE"/>
        </w:rPr>
        <w:t xml:space="preserve">="posttool" </w:t>
      </w:r>
      <w:r w:rsidRPr="003E5CD7">
        <w:rPr>
          <w:rStyle w:val="XML-Attriubute"/>
          <w:lang w:val="en-US"/>
        </w:rPr>
        <w:t>text</w:t>
      </w:r>
      <w:r>
        <w:rPr>
          <w:rStyle w:val="XML-Value"/>
          <w:lang w:val="en-US" w:eastAsia="de-DE"/>
        </w:rPr>
        <w:t>="PU;"</w:t>
      </w:r>
      <w:r w:rsidRPr="00D85930">
        <w:rPr>
          <w:rStyle w:val="XML-Value"/>
          <w:lang w:val="en-US" w:eastAsia="de-DE"/>
        </w:rPr>
        <w:t>/&gt;</w:t>
      </w:r>
    </w:p>
    <w:p w:rsidR="00694691" w:rsidRPr="00D85930" w:rsidRDefault="00694691" w:rsidP="00BE58F0">
      <w:pPr>
        <w:pStyle w:val="NoSpacing"/>
        <w:ind w:left="284"/>
        <w:rPr>
          <w:rStyle w:val="XML-Value"/>
          <w:lang w:val="en-US" w:eastAsia="de-DE"/>
        </w:rPr>
      </w:pPr>
      <w:r w:rsidRPr="00D85930">
        <w:rPr>
          <w:rStyle w:val="XML-Value"/>
          <w:lang w:val="en-US" w:eastAsia="de-DE"/>
        </w:rPr>
        <w:t>&lt;/</w:t>
      </w:r>
      <w:r w:rsidRPr="00694691">
        <w:rPr>
          <w:rStyle w:val="XML-Entity"/>
          <w:lang w:val="en-US"/>
        </w:rPr>
        <w:t>tool</w:t>
      </w:r>
      <w:r w:rsidRPr="00D85930">
        <w:rPr>
          <w:rStyle w:val="XML-Value"/>
          <w:lang w:val="en-US" w:eastAsia="de-DE"/>
        </w:rPr>
        <w:t>&gt;</w:t>
      </w:r>
    </w:p>
    <w:p w:rsidR="00694691" w:rsidRPr="00694691" w:rsidRDefault="00694691" w:rsidP="00BE58F0">
      <w:pPr>
        <w:pStyle w:val="NoSpacing"/>
        <w:ind w:left="284"/>
        <w:rPr>
          <w:rStyle w:val="XML-Value"/>
          <w:lang w:val="en-US" w:eastAsia="de-DE"/>
        </w:rPr>
      </w:pPr>
    </w:p>
    <w:p w:rsidR="00694691" w:rsidRDefault="00694691" w:rsidP="00BE58F0">
      <w:pPr>
        <w:pStyle w:val="NoSpacing"/>
        <w:rPr>
          <w:rStyle w:val="XML-Value"/>
          <w:lang w:val="en-US" w:eastAsia="de-DE"/>
        </w:rPr>
      </w:pPr>
      <w:r w:rsidRPr="00694691">
        <w:rPr>
          <w:rStyle w:val="XML-Value"/>
          <w:lang w:val="en-US" w:eastAsia="de-DE"/>
        </w:rPr>
        <w:t>&lt;/</w:t>
      </w:r>
      <w:r w:rsidRPr="00694691">
        <w:rPr>
          <w:rStyle w:val="XML-Entity"/>
          <w:lang w:val="en-US"/>
        </w:rPr>
        <w:t>device</w:t>
      </w:r>
      <w:r w:rsidRPr="00694691">
        <w:rPr>
          <w:rStyle w:val="XML-Value"/>
          <w:lang w:val="en-US" w:eastAsia="de-DE"/>
        </w:rPr>
        <w:t>&gt;</w:t>
      </w:r>
    </w:p>
    <w:p w:rsidR="00BE58F0" w:rsidRDefault="00BE58F0" w:rsidP="00BE58F0">
      <w:pPr>
        <w:pStyle w:val="NoSpacing"/>
        <w:rPr>
          <w:rStyle w:val="XML-Value"/>
          <w:lang w:val="en-US" w:eastAsia="de-DE"/>
        </w:rPr>
      </w:pPr>
    </w:p>
    <w:p w:rsidR="002715CD" w:rsidRPr="005866C0" w:rsidRDefault="002715CD" w:rsidP="002715CD">
      <w:r w:rsidRPr="005866C0">
        <w:t xml:space="preserve">Root entity: </w:t>
      </w:r>
      <w:r w:rsidRPr="005866C0">
        <w:rPr>
          <w:rStyle w:val="XML-Entity"/>
          <w:lang w:val="en-US"/>
        </w:rPr>
        <w:t>device</w:t>
      </w:r>
      <w:r w:rsidRPr="005866C0">
        <w:t xml:space="preserve"> mandatory attributes: </w:t>
      </w:r>
      <w:r w:rsidRPr="000E0ED3">
        <w:rPr>
          <w:rStyle w:val="XML-Attriubute"/>
          <w:lang w:val="en-US"/>
        </w:rPr>
        <w:t>id, text</w:t>
      </w:r>
    </w:p>
    <w:p w:rsidR="002715CD" w:rsidRPr="005866C0" w:rsidRDefault="002715CD" w:rsidP="002715CD">
      <w:pPr>
        <w:pStyle w:val="NoSpacing"/>
        <w:tabs>
          <w:tab w:val="left" w:pos="2127"/>
        </w:tabs>
        <w:ind w:left="2127" w:hanging="2127"/>
      </w:pPr>
      <w:r w:rsidRPr="000E0ED3">
        <w:rPr>
          <w:rStyle w:val="XML-Attriubute"/>
          <w:lang w:val="en-US"/>
        </w:rPr>
        <w:t>id</w:t>
      </w:r>
      <w:r w:rsidR="002342E0" w:rsidRPr="005866C0">
        <w:tab/>
      </w:r>
      <w:r w:rsidRPr="005866C0">
        <w:t>it’s a unique name for the device, this id will be used several times in the xml-file and the plug-in too to identify this device</w:t>
      </w:r>
    </w:p>
    <w:p w:rsidR="002342E0" w:rsidRDefault="002715CD" w:rsidP="002715CD">
      <w:pPr>
        <w:pStyle w:val="NoSpacing"/>
        <w:tabs>
          <w:tab w:val="left" w:pos="2127"/>
        </w:tabs>
        <w:ind w:left="2127" w:hanging="2127"/>
      </w:pPr>
      <w:r w:rsidRPr="000E0ED3">
        <w:rPr>
          <w:rStyle w:val="XML-Attriubute"/>
          <w:lang w:val="en-US"/>
        </w:rPr>
        <w:t>text</w:t>
      </w:r>
      <w:r w:rsidR="002342E0" w:rsidRPr="005866C0">
        <w:tab/>
      </w:r>
      <w:r w:rsidRPr="005866C0">
        <w:t>this is a free text which will be used in the graphic user interface instead of the id because it is more readable</w:t>
      </w:r>
    </w:p>
    <w:p w:rsidR="00BE58F0" w:rsidRPr="005866C0" w:rsidRDefault="00BE58F0" w:rsidP="002715CD">
      <w:pPr>
        <w:pStyle w:val="NoSpacing"/>
        <w:tabs>
          <w:tab w:val="left" w:pos="2127"/>
        </w:tabs>
        <w:ind w:left="2127" w:hanging="2127"/>
      </w:pPr>
    </w:p>
    <w:p w:rsidR="00471241" w:rsidRPr="005866C0" w:rsidRDefault="00314B94" w:rsidP="001716DC">
      <w:r>
        <w:t xml:space="preserve">Example: </w:t>
      </w:r>
      <w:r w:rsidRPr="000E0ED3">
        <w:rPr>
          <w:rStyle w:val="XML-Value"/>
          <w:lang w:val="en-US"/>
        </w:rPr>
        <w:t>&lt;</w:t>
      </w:r>
      <w:r w:rsidRPr="000E0ED3">
        <w:rPr>
          <w:rStyle w:val="XML-Entity"/>
          <w:lang w:val="en-US"/>
        </w:rPr>
        <w:t xml:space="preserve">device </w:t>
      </w:r>
      <w:r w:rsidRPr="000E0ED3">
        <w:rPr>
          <w:rStyle w:val="XML-Attriubute"/>
          <w:lang w:val="en-US"/>
        </w:rPr>
        <w:t>id</w:t>
      </w:r>
      <w:r w:rsidRPr="000E0ED3">
        <w:rPr>
          <w:rStyle w:val="XML-Value"/>
          <w:lang w:val="en-US"/>
        </w:rPr>
        <w:t>="M1200"</w:t>
      </w:r>
      <w:r w:rsidRPr="000E0ED3">
        <w:rPr>
          <w:rStyle w:val="XML-Entity"/>
          <w:lang w:val="en-US"/>
        </w:rPr>
        <w:t xml:space="preserve"> </w:t>
      </w:r>
      <w:r w:rsidRPr="000E0ED3">
        <w:rPr>
          <w:rStyle w:val="XML-Attriubute"/>
          <w:lang w:val="en-US"/>
        </w:rPr>
        <w:t>text</w:t>
      </w:r>
      <w:r w:rsidRPr="000E0ED3">
        <w:rPr>
          <w:rStyle w:val="XML-Value"/>
          <w:lang w:val="en-US"/>
        </w:rPr>
        <w:t>="Zünd MS - 1200"&gt;</w:t>
      </w:r>
    </w:p>
    <w:p w:rsidR="005624F9" w:rsidRPr="005866C0" w:rsidRDefault="002715CD" w:rsidP="001716DC">
      <w:r w:rsidRPr="005866C0">
        <w:t>Allowed sub entities</w:t>
      </w:r>
      <w:r w:rsidR="005624F9" w:rsidRPr="005866C0">
        <w:t xml:space="preserve">: </w:t>
      </w:r>
      <w:r w:rsidR="005624F9" w:rsidRPr="005866C0">
        <w:rPr>
          <w:rStyle w:val="XML-Entity"/>
          <w:lang w:val="en-US"/>
        </w:rPr>
        <w:t>property, conduit, tool</w:t>
      </w:r>
    </w:p>
    <w:p w:rsidR="00CF2CFF" w:rsidRDefault="00CF2CFF">
      <w:r>
        <w:br w:type="page"/>
      </w:r>
    </w:p>
    <w:p w:rsidR="003A32B1" w:rsidRPr="005866C0" w:rsidRDefault="002715CD" w:rsidP="001716DC">
      <w:r w:rsidRPr="005866C0">
        <w:lastRenderedPageBreak/>
        <w:t xml:space="preserve">The </w:t>
      </w:r>
      <w:r w:rsidRPr="005866C0">
        <w:rPr>
          <w:rStyle w:val="XML-Entity"/>
          <w:lang w:val="en-US"/>
        </w:rPr>
        <w:t>property</w:t>
      </w:r>
      <w:r w:rsidRPr="005866C0">
        <w:t xml:space="preserve"> entity means a common property.</w:t>
      </w:r>
      <w:r w:rsidR="003A32B1" w:rsidRPr="005866C0">
        <w:t xml:space="preserve"> In </w:t>
      </w:r>
      <w:r w:rsidRPr="005866C0">
        <w:t>the</w:t>
      </w:r>
      <w:r w:rsidR="003A32B1" w:rsidRPr="005866C0">
        <w:t xml:space="preserve"> device.xml </w:t>
      </w:r>
      <w:r w:rsidRPr="005866C0">
        <w:t>it will used for a lot of different things</w:t>
      </w:r>
      <w:r w:rsidR="003A32B1" w:rsidRPr="005866C0">
        <w:t>:</w:t>
      </w:r>
    </w:p>
    <w:p w:rsidR="003A32B1" w:rsidRPr="005866C0" w:rsidRDefault="00BC1B9B" w:rsidP="002715CD">
      <w:pPr>
        <w:pStyle w:val="NoSpacing"/>
        <w:tabs>
          <w:tab w:val="left" w:pos="2127"/>
        </w:tabs>
        <w:ind w:left="2127" w:hanging="2127"/>
      </w:pPr>
      <w:r w:rsidRPr="000E0ED3">
        <w:rPr>
          <w:rStyle w:val="XML-Attriubute"/>
          <w:lang w:val="en-US"/>
        </w:rPr>
        <w:t>i</w:t>
      </w:r>
      <w:r w:rsidR="003A32B1" w:rsidRPr="000E0ED3">
        <w:rPr>
          <w:rStyle w:val="XML-Attriubute"/>
          <w:lang w:val="en-US"/>
        </w:rPr>
        <w:t>d</w:t>
      </w:r>
      <w:r w:rsidR="003A32B1" w:rsidRPr="000E0ED3">
        <w:rPr>
          <w:rStyle w:val="XML-Attriubute"/>
          <w:lang w:val="en-US"/>
        </w:rPr>
        <w:tab/>
      </w:r>
      <w:r w:rsidR="002715CD" w:rsidRPr="005866C0">
        <w:t>the</w:t>
      </w:r>
      <w:r w:rsidRPr="005866C0">
        <w:t xml:space="preserve"> ID</w:t>
      </w:r>
      <w:ins w:id="319" w:author="Holger Rasch" w:date="2014-07-02T10:46:00Z">
        <w:r w:rsidR="00AE1FC4">
          <w:t xml:space="preserve"> for the property</w:t>
        </w:r>
      </w:ins>
    </w:p>
    <w:p w:rsidR="003A32B1" w:rsidRPr="005866C0" w:rsidRDefault="003A32B1" w:rsidP="002715CD">
      <w:pPr>
        <w:pStyle w:val="NoSpacing"/>
        <w:tabs>
          <w:tab w:val="left" w:pos="2127"/>
        </w:tabs>
        <w:ind w:left="2127" w:hanging="2127"/>
      </w:pPr>
      <w:r w:rsidRPr="000E0ED3">
        <w:rPr>
          <w:rStyle w:val="XML-Attriubute"/>
          <w:lang w:val="en-US"/>
        </w:rPr>
        <w:t>value</w:t>
      </w:r>
      <w:r w:rsidR="00BC1B9B" w:rsidRPr="000E0ED3">
        <w:rPr>
          <w:rStyle w:val="XML-Attriubute"/>
          <w:lang w:val="en-US"/>
        </w:rPr>
        <w:tab/>
      </w:r>
      <w:r w:rsidR="002715CD" w:rsidRPr="005866C0">
        <w:t>a Value</w:t>
      </w:r>
      <w:r w:rsidR="00BC1B9B" w:rsidRPr="005866C0">
        <w:t xml:space="preserve"> (Double)</w:t>
      </w:r>
    </w:p>
    <w:p w:rsidR="003A32B1" w:rsidRPr="005866C0" w:rsidRDefault="003A32B1" w:rsidP="002715CD">
      <w:pPr>
        <w:pStyle w:val="NoSpacing"/>
        <w:tabs>
          <w:tab w:val="left" w:pos="2127"/>
        </w:tabs>
        <w:ind w:left="2127" w:hanging="2127"/>
      </w:pPr>
      <w:r w:rsidRPr="000E0ED3">
        <w:rPr>
          <w:rStyle w:val="XML-Attriubute"/>
          <w:lang w:val="en-US"/>
        </w:rPr>
        <w:t>x</w:t>
      </w:r>
      <w:r w:rsidR="00BC1B9B" w:rsidRPr="000E0ED3">
        <w:rPr>
          <w:rStyle w:val="XML-Attriubute"/>
          <w:lang w:val="en-US"/>
        </w:rPr>
        <w:tab/>
      </w:r>
      <w:r w:rsidR="002715CD" w:rsidRPr="005866C0">
        <w:t>a</w:t>
      </w:r>
      <w:r w:rsidR="00BC1B9B" w:rsidRPr="005866C0">
        <w:t xml:space="preserve"> X </w:t>
      </w:r>
      <w:r w:rsidR="002715CD" w:rsidRPr="005866C0">
        <w:t>coordinate value</w:t>
      </w:r>
      <w:r w:rsidR="00BC1B9B" w:rsidRPr="005866C0">
        <w:t xml:space="preserve"> (Double)</w:t>
      </w:r>
    </w:p>
    <w:p w:rsidR="00BC1B9B" w:rsidRPr="005866C0" w:rsidRDefault="003A32B1" w:rsidP="002715CD">
      <w:pPr>
        <w:pStyle w:val="NoSpacing"/>
        <w:tabs>
          <w:tab w:val="left" w:pos="2127"/>
        </w:tabs>
        <w:ind w:left="2127" w:hanging="2127"/>
      </w:pPr>
      <w:r w:rsidRPr="000E0ED3">
        <w:rPr>
          <w:rStyle w:val="XML-Attriubute"/>
          <w:lang w:val="en-US"/>
        </w:rPr>
        <w:t>y</w:t>
      </w:r>
      <w:r w:rsidR="00BC1B9B" w:rsidRPr="000E0ED3">
        <w:rPr>
          <w:rStyle w:val="XML-Attriubute"/>
          <w:lang w:val="en-US"/>
        </w:rPr>
        <w:tab/>
      </w:r>
      <w:r w:rsidR="002715CD" w:rsidRPr="005866C0">
        <w:t>a</w:t>
      </w:r>
      <w:r w:rsidR="00BC1B9B" w:rsidRPr="005866C0">
        <w:t xml:space="preserve"> Y </w:t>
      </w:r>
      <w:r w:rsidR="002715CD" w:rsidRPr="005866C0">
        <w:t xml:space="preserve">coordinate value </w:t>
      </w:r>
      <w:r w:rsidR="00BC1B9B" w:rsidRPr="005866C0">
        <w:t>(Double)</w:t>
      </w:r>
    </w:p>
    <w:p w:rsidR="003A32B1" w:rsidRPr="005866C0" w:rsidRDefault="003A32B1" w:rsidP="002715CD">
      <w:pPr>
        <w:pStyle w:val="NoSpacing"/>
        <w:tabs>
          <w:tab w:val="left" w:pos="2127"/>
        </w:tabs>
        <w:ind w:left="2127" w:hanging="2127"/>
      </w:pPr>
      <w:r w:rsidRPr="000E0ED3">
        <w:rPr>
          <w:rStyle w:val="XML-Attriubute"/>
          <w:lang w:val="en-US"/>
        </w:rPr>
        <w:t>text</w:t>
      </w:r>
      <w:r w:rsidR="00BC1B9B" w:rsidRPr="000E0ED3">
        <w:rPr>
          <w:rStyle w:val="XML-Attriubute"/>
          <w:lang w:val="en-US"/>
        </w:rPr>
        <w:tab/>
      </w:r>
      <w:r w:rsidR="002715CD" w:rsidRPr="005866C0">
        <w:t>a</w:t>
      </w:r>
      <w:r w:rsidR="00BC1B9B" w:rsidRPr="005866C0">
        <w:t xml:space="preserve"> </w:t>
      </w:r>
      <w:r w:rsidR="002715CD" w:rsidRPr="005866C0">
        <w:t>text</w:t>
      </w:r>
      <w:r w:rsidR="00BC1B9B" w:rsidRPr="005866C0">
        <w:t xml:space="preserve"> (String)</w:t>
      </w:r>
    </w:p>
    <w:p w:rsidR="00BC1B9B" w:rsidRPr="005866C0" w:rsidRDefault="003A32B1" w:rsidP="002715CD">
      <w:pPr>
        <w:pStyle w:val="NoSpacing"/>
        <w:tabs>
          <w:tab w:val="left" w:pos="2127"/>
        </w:tabs>
        <w:ind w:left="2127" w:hanging="2127"/>
      </w:pPr>
      <w:r w:rsidRPr="000E0ED3">
        <w:rPr>
          <w:rStyle w:val="XML-Attriubute"/>
          <w:lang w:val="en-US"/>
        </w:rPr>
        <w:t>min</w:t>
      </w:r>
      <w:r w:rsidR="00BC1B9B" w:rsidRPr="000E0ED3">
        <w:rPr>
          <w:rStyle w:val="XML-Attriubute"/>
          <w:lang w:val="en-US"/>
        </w:rPr>
        <w:tab/>
      </w:r>
      <w:r w:rsidR="002715CD" w:rsidRPr="005866C0">
        <w:t>a</w:t>
      </w:r>
      <w:r w:rsidR="00BC1B9B" w:rsidRPr="005866C0">
        <w:t xml:space="preserve"> minimal </w:t>
      </w:r>
      <w:r w:rsidR="002715CD" w:rsidRPr="005866C0">
        <w:t xml:space="preserve">allowed value for this property. If the </w:t>
      </w:r>
      <w:r w:rsidR="002715CD" w:rsidRPr="005866C0">
        <w:rPr>
          <w:rStyle w:val="XML-Entity"/>
          <w:lang w:val="en-US"/>
        </w:rPr>
        <w:t>value</w:t>
      </w:r>
      <w:r w:rsidR="002715CD" w:rsidRPr="005866C0">
        <w:t xml:space="preserve"> attribute is smaller than </w:t>
      </w:r>
      <w:r w:rsidR="002715CD" w:rsidRPr="005866C0">
        <w:rPr>
          <w:rStyle w:val="XML-Entity"/>
          <w:lang w:val="en-US"/>
        </w:rPr>
        <w:t>min</w:t>
      </w:r>
      <w:r w:rsidR="002715CD" w:rsidRPr="005866C0">
        <w:t xml:space="preserve">, the value will set to </w:t>
      </w:r>
      <w:r w:rsidR="002715CD" w:rsidRPr="005866C0">
        <w:rPr>
          <w:rStyle w:val="XML-Entity"/>
          <w:lang w:val="en-US"/>
        </w:rPr>
        <w:t>min</w:t>
      </w:r>
      <w:r w:rsidR="002715CD" w:rsidRPr="005866C0">
        <w:t xml:space="preserve"> </w:t>
      </w:r>
      <w:r w:rsidR="00BC1B9B" w:rsidRPr="005866C0">
        <w:t>(Double)</w:t>
      </w:r>
      <w:r w:rsidR="002715CD" w:rsidRPr="005866C0">
        <w:t>.</w:t>
      </w:r>
    </w:p>
    <w:p w:rsidR="00BC1B9B" w:rsidRPr="005866C0" w:rsidRDefault="003A32B1" w:rsidP="002715CD">
      <w:pPr>
        <w:pStyle w:val="NoSpacing"/>
        <w:tabs>
          <w:tab w:val="left" w:pos="2127"/>
        </w:tabs>
        <w:ind w:left="2127" w:hanging="2127"/>
      </w:pPr>
      <w:r w:rsidRPr="000E0ED3">
        <w:rPr>
          <w:rStyle w:val="XML-Attriubute"/>
          <w:lang w:val="en-US"/>
        </w:rPr>
        <w:t>max</w:t>
      </w:r>
      <w:r w:rsidR="00BC1B9B" w:rsidRPr="000E0ED3">
        <w:rPr>
          <w:rStyle w:val="XML-Attriubute"/>
          <w:lang w:val="en-US"/>
        </w:rPr>
        <w:tab/>
      </w:r>
      <w:r w:rsidR="002715CD" w:rsidRPr="005866C0">
        <w:t xml:space="preserve">a maximum allowed value for this property. If the </w:t>
      </w:r>
      <w:r w:rsidR="002715CD" w:rsidRPr="005866C0">
        <w:rPr>
          <w:rStyle w:val="XML-Entity"/>
          <w:lang w:val="en-US"/>
        </w:rPr>
        <w:t>value</w:t>
      </w:r>
      <w:r w:rsidR="002715CD" w:rsidRPr="005866C0">
        <w:t xml:space="preserve"> attribute is bigger than </w:t>
      </w:r>
      <w:r w:rsidR="002715CD" w:rsidRPr="005866C0">
        <w:rPr>
          <w:rStyle w:val="XML-Entity"/>
          <w:lang w:val="en-US"/>
        </w:rPr>
        <w:t>max</w:t>
      </w:r>
      <w:r w:rsidR="002715CD" w:rsidRPr="005866C0">
        <w:t xml:space="preserve">, the value will set to </w:t>
      </w:r>
      <w:r w:rsidR="002715CD" w:rsidRPr="005866C0">
        <w:rPr>
          <w:rStyle w:val="XML-Entity"/>
          <w:lang w:val="en-US"/>
        </w:rPr>
        <w:t>max</w:t>
      </w:r>
      <w:r w:rsidR="002715CD" w:rsidRPr="005866C0">
        <w:t xml:space="preserve"> (Double).</w:t>
      </w:r>
    </w:p>
    <w:p w:rsidR="003A32B1" w:rsidRPr="005866C0" w:rsidRDefault="003A32B1" w:rsidP="002715CD">
      <w:pPr>
        <w:pStyle w:val="NoSpacing"/>
        <w:tabs>
          <w:tab w:val="left" w:pos="2127"/>
        </w:tabs>
        <w:ind w:left="2127" w:hanging="2127"/>
      </w:pPr>
      <w:r w:rsidRPr="000E0ED3">
        <w:rPr>
          <w:rStyle w:val="XML-Attriubute"/>
          <w:lang w:val="en-US"/>
        </w:rPr>
        <w:t>ishidden</w:t>
      </w:r>
      <w:r w:rsidR="00BC1B9B" w:rsidRPr="000E0ED3">
        <w:rPr>
          <w:rStyle w:val="XML-Attriubute"/>
          <w:lang w:val="en-US"/>
        </w:rPr>
        <w:tab/>
      </w:r>
      <w:r w:rsidR="00777D1E" w:rsidRPr="005866C0">
        <w:t xml:space="preserve">decide that a </w:t>
      </w:r>
      <w:r w:rsidR="00777D1E" w:rsidRPr="005866C0">
        <w:rPr>
          <w:rStyle w:val="XML-Entity"/>
          <w:lang w:val="en-US"/>
        </w:rPr>
        <w:t>value</w:t>
      </w:r>
      <w:r w:rsidR="00777D1E" w:rsidRPr="005866C0">
        <w:t xml:space="preserve"> will be shown in the GUI (and will be changeable). This works only in sub entities of the </w:t>
      </w:r>
      <w:r w:rsidR="00777D1E" w:rsidRPr="005866C0">
        <w:rPr>
          <w:rStyle w:val="XML-Entity"/>
          <w:lang w:val="en-US"/>
        </w:rPr>
        <w:t>tool</w:t>
      </w:r>
      <w:r w:rsidR="00777D1E" w:rsidRPr="005866C0">
        <w:t xml:space="preserve"> element </w:t>
      </w:r>
      <w:r w:rsidR="00BC1B9B" w:rsidRPr="005866C0">
        <w:t>(Boolean)</w:t>
      </w:r>
      <w:r w:rsidR="00777D1E" w:rsidRPr="005866C0">
        <w:t>.</w:t>
      </w:r>
    </w:p>
    <w:p w:rsidR="00BC1B9B" w:rsidRDefault="003A32B1" w:rsidP="002715CD">
      <w:pPr>
        <w:pStyle w:val="NoSpacing"/>
        <w:tabs>
          <w:tab w:val="left" w:pos="2127"/>
        </w:tabs>
        <w:ind w:left="2127" w:hanging="2127"/>
      </w:pPr>
      <w:r w:rsidRPr="000E0ED3">
        <w:rPr>
          <w:rStyle w:val="XML-Attriubute"/>
          <w:lang w:val="en-US"/>
        </w:rPr>
        <w:t>displayfactor</w:t>
      </w:r>
      <w:r w:rsidR="00BC1B9B" w:rsidRPr="005866C0">
        <w:rPr>
          <w:rStyle w:val="XML-Entity"/>
          <w:lang w:val="en-US"/>
        </w:rPr>
        <w:t xml:space="preserve"> </w:t>
      </w:r>
      <w:r w:rsidR="00BC1B9B" w:rsidRPr="005866C0">
        <w:tab/>
      </w:r>
      <w:r w:rsidR="00777D1E" w:rsidRPr="005866C0">
        <w:t xml:space="preserve">the factor for the </w:t>
      </w:r>
      <w:r w:rsidR="00777D1E" w:rsidRPr="005866C0">
        <w:rPr>
          <w:rStyle w:val="XML-Entity"/>
          <w:lang w:val="en-US"/>
        </w:rPr>
        <w:t>value</w:t>
      </w:r>
      <w:r w:rsidR="00777D1E" w:rsidRPr="005866C0">
        <w:t xml:space="preserve"> to show in the GUI </w:t>
      </w:r>
      <w:r w:rsidR="00BC1B9B" w:rsidRPr="005866C0">
        <w:t>(Double)</w:t>
      </w:r>
    </w:p>
    <w:p w:rsidR="00314B94" w:rsidRPr="005866C0" w:rsidRDefault="00314B94" w:rsidP="002715CD">
      <w:pPr>
        <w:pStyle w:val="NoSpacing"/>
        <w:tabs>
          <w:tab w:val="left" w:pos="2127"/>
        </w:tabs>
        <w:ind w:left="2127" w:hanging="2127"/>
      </w:pPr>
    </w:p>
    <w:p w:rsidR="00314B94" w:rsidRPr="000E0ED3" w:rsidRDefault="00314B94" w:rsidP="00314B94">
      <w:pPr>
        <w:rPr>
          <w:rStyle w:val="XML-Value"/>
          <w:lang w:val="en-US"/>
        </w:rPr>
      </w:pPr>
      <w:r w:rsidRPr="00314B94">
        <w:t>Example:</w:t>
      </w:r>
      <w:r>
        <w:t xml:space="preserve"> </w:t>
      </w:r>
      <w:r w:rsidRPr="00314B94">
        <w:rPr>
          <w:rStyle w:val="XML-Value"/>
          <w:lang w:val="en-US"/>
        </w:rPr>
        <w:t>&lt;</w:t>
      </w:r>
      <w:r w:rsidRPr="00314B94">
        <w:rPr>
          <w:rStyle w:val="XML-Entity"/>
          <w:lang w:val="en-US"/>
        </w:rPr>
        <w:t xml:space="preserve">property </w:t>
      </w:r>
      <w:r w:rsidRPr="00314B94">
        <w:rPr>
          <w:rStyle w:val="XML-Attriubute"/>
          <w:lang w:val="en-US"/>
        </w:rPr>
        <w:t>id</w:t>
      </w:r>
      <w:r w:rsidRPr="00314B94">
        <w:rPr>
          <w:rStyle w:val="XML-Value"/>
          <w:lang w:val="en-US"/>
        </w:rPr>
        <w:t>="speeddown"</w:t>
      </w:r>
      <w:r w:rsidRPr="00314B94">
        <w:rPr>
          <w:rStyle w:val="XML-Entity"/>
          <w:lang w:val="en-US"/>
        </w:rPr>
        <w:t xml:space="preserve"> value</w:t>
      </w:r>
      <w:r w:rsidRPr="00314B94">
        <w:rPr>
          <w:rStyle w:val="XML-Value"/>
          <w:lang w:val="en-US"/>
        </w:rPr>
        <w:t>="20"</w:t>
      </w:r>
      <w:r w:rsidRPr="00314B94">
        <w:rPr>
          <w:rStyle w:val="XML-Entity"/>
          <w:lang w:val="en-US"/>
        </w:rPr>
        <w:t xml:space="preserve"> min</w:t>
      </w:r>
      <w:r w:rsidRPr="00314B94">
        <w:rPr>
          <w:rStyle w:val="XML-Value"/>
          <w:lang w:val="en-US"/>
        </w:rPr>
        <w:t>="0.1"</w:t>
      </w:r>
      <w:r w:rsidRPr="00314B94">
        <w:rPr>
          <w:rStyle w:val="XML-Entity"/>
          <w:lang w:val="en-US"/>
        </w:rPr>
        <w:t xml:space="preserve"> max</w:t>
      </w:r>
      <w:r w:rsidRPr="00314B94">
        <w:rPr>
          <w:rStyle w:val="XML-Value"/>
          <w:lang w:val="en-US"/>
        </w:rPr>
        <w:t>="100"</w:t>
      </w:r>
      <w:r w:rsidRPr="00314B94">
        <w:rPr>
          <w:rStyle w:val="XML-Entity"/>
          <w:lang w:val="en-US"/>
        </w:rPr>
        <w:t xml:space="preserve"> text=</w:t>
      </w:r>
      <w:r w:rsidRPr="00314B94">
        <w:rPr>
          <w:rStyle w:val="XML-Value"/>
          <w:lang w:val="en-US"/>
        </w:rPr>
        <w:t>"Speed Down mm/s]"</w:t>
      </w:r>
      <w:r w:rsidRPr="00314B94">
        <w:rPr>
          <w:rStyle w:val="XML-Entity"/>
          <w:lang w:val="en-US"/>
        </w:rPr>
        <w:t xml:space="preserve"> displayfactor</w:t>
      </w:r>
      <w:r w:rsidRPr="00314B94">
        <w:rPr>
          <w:rStyle w:val="XML-Value"/>
          <w:lang w:val="en-US"/>
        </w:rPr>
        <w:t>="10"</w:t>
      </w:r>
      <w:r w:rsidRPr="00314B94">
        <w:rPr>
          <w:rStyle w:val="XML-Entity"/>
          <w:lang w:val="en-US"/>
        </w:rPr>
        <w:t xml:space="preserve"> ishidden=</w:t>
      </w:r>
      <w:r w:rsidRPr="00314B94">
        <w:rPr>
          <w:rStyle w:val="XML-Value"/>
          <w:lang w:val="en-US"/>
        </w:rPr>
        <w:t>"false"/&gt;</w:t>
      </w:r>
    </w:p>
    <w:p w:rsidR="00F8410C" w:rsidRPr="005866C0" w:rsidRDefault="00777D1E" w:rsidP="001716DC">
      <w:r w:rsidRPr="005866C0">
        <w:t>In a d</w:t>
      </w:r>
      <w:r w:rsidR="00F8410C" w:rsidRPr="005866C0">
        <w:t>evice</w:t>
      </w:r>
      <w:r w:rsidRPr="005866C0">
        <w:t xml:space="preserve">.xml file, the following </w:t>
      </w:r>
      <w:r w:rsidRPr="005866C0">
        <w:rPr>
          <w:rStyle w:val="XML-Entity"/>
          <w:lang w:val="en-US"/>
        </w:rPr>
        <w:t>id</w:t>
      </w:r>
      <w:r w:rsidRPr="005866C0">
        <w:t xml:space="preserve">s will be allowed inside of the </w:t>
      </w:r>
      <w:r w:rsidRPr="005866C0">
        <w:rPr>
          <w:rStyle w:val="XML-Entity"/>
          <w:lang w:val="en-US"/>
        </w:rPr>
        <w:t>property</w:t>
      </w:r>
      <w:r w:rsidRPr="005866C0">
        <w:t xml:space="preserve"> entities:</w:t>
      </w:r>
    </w:p>
    <w:p w:rsidR="00F8410C" w:rsidRPr="005866C0" w:rsidRDefault="00F8410C" w:rsidP="002715CD">
      <w:pPr>
        <w:pStyle w:val="NoSpacing"/>
        <w:tabs>
          <w:tab w:val="left" w:pos="2127"/>
        </w:tabs>
        <w:ind w:left="2127" w:hanging="2127"/>
      </w:pPr>
      <w:r w:rsidRPr="0004415B">
        <w:rPr>
          <w:rStyle w:val="XML-Attriubute"/>
          <w:lang w:val="en-US"/>
        </w:rPr>
        <w:t>factor</w:t>
      </w:r>
      <w:r w:rsidRPr="0004415B">
        <w:rPr>
          <w:rStyle w:val="XML-Attriubute"/>
          <w:lang w:val="en-US"/>
        </w:rPr>
        <w:tab/>
      </w:r>
      <w:r w:rsidR="00777D1E" w:rsidRPr="005866C0">
        <w:t>between</w:t>
      </w:r>
      <w:r w:rsidRPr="005866C0">
        <w:t xml:space="preserve"> mm und den </w:t>
      </w:r>
      <w:r w:rsidR="00777D1E" w:rsidRPr="005866C0">
        <w:t>device units</w:t>
      </w:r>
      <w:r w:rsidRPr="005866C0">
        <w:t xml:space="preserve"> (Cutter)</w:t>
      </w:r>
      <w:r w:rsidR="00815585" w:rsidRPr="005866C0">
        <w:t xml:space="preserve"> (value)</w:t>
      </w:r>
    </w:p>
    <w:p w:rsidR="00815585" w:rsidRPr="005866C0" w:rsidRDefault="00F8410C" w:rsidP="00777D1E">
      <w:pPr>
        <w:pStyle w:val="NoSpacing"/>
        <w:tabs>
          <w:tab w:val="left" w:pos="2127"/>
        </w:tabs>
        <w:ind w:left="2127" w:hanging="2127"/>
      </w:pPr>
      <w:r w:rsidRPr="00D85930">
        <w:rPr>
          <w:rStyle w:val="XML-Attriubute"/>
          <w:lang w:val="en-US"/>
        </w:rPr>
        <w:t>workzone</w:t>
      </w:r>
      <w:r w:rsidRPr="005866C0">
        <w:tab/>
      </w:r>
      <w:r w:rsidR="005C1029" w:rsidRPr="005866C0">
        <w:t xml:space="preserve">the size of the </w:t>
      </w:r>
      <w:r w:rsidR="00815585" w:rsidRPr="005866C0">
        <w:t>cutting</w:t>
      </w:r>
      <w:r w:rsidR="005C1029" w:rsidRPr="005866C0">
        <w:t xml:space="preserve"> area</w:t>
      </w:r>
      <w:r w:rsidR="00815585" w:rsidRPr="005866C0">
        <w:t xml:space="preserve"> </w:t>
      </w:r>
      <w:r w:rsidR="00353580">
        <w:t xml:space="preserve">in mm </w:t>
      </w:r>
      <w:r w:rsidR="00815585" w:rsidRPr="005866C0">
        <w:t>(x, y)</w:t>
      </w:r>
    </w:p>
    <w:p w:rsidR="00F8410C" w:rsidRPr="005866C0" w:rsidRDefault="00F8410C" w:rsidP="00777D1E">
      <w:pPr>
        <w:pStyle w:val="NoSpacing"/>
        <w:tabs>
          <w:tab w:val="left" w:pos="2127"/>
        </w:tabs>
        <w:ind w:left="2127" w:hanging="2127"/>
      </w:pPr>
      <w:r w:rsidRPr="00B06AB9">
        <w:rPr>
          <w:rStyle w:val="XML-Attriubute"/>
          <w:lang w:val="en-US"/>
        </w:rPr>
        <w:t>BoundingTool</w:t>
      </w:r>
      <w:r w:rsidRPr="005866C0">
        <w:tab/>
      </w:r>
      <w:r w:rsidR="00815585" w:rsidRPr="005866C0">
        <w:t xml:space="preserve">the </w:t>
      </w:r>
      <w:r w:rsidRPr="005866C0">
        <w:t xml:space="preserve">ID </w:t>
      </w:r>
      <w:r w:rsidR="00815585" w:rsidRPr="005866C0">
        <w:t>of the default tool to cut a bounding box, it can be overridden by a material definition. (text)</w:t>
      </w:r>
    </w:p>
    <w:p w:rsidR="00F8410C" w:rsidRPr="005866C0" w:rsidRDefault="00F8410C" w:rsidP="00777D1E">
      <w:pPr>
        <w:pStyle w:val="NoSpacing"/>
        <w:tabs>
          <w:tab w:val="left" w:pos="2127"/>
        </w:tabs>
        <w:ind w:left="2127" w:hanging="2127"/>
      </w:pPr>
      <w:r w:rsidRPr="0004415B">
        <w:rPr>
          <w:rStyle w:val="XML-Attriubute"/>
          <w:lang w:val="en-US"/>
        </w:rPr>
        <w:t>BBoxoffset</w:t>
      </w:r>
      <w:r w:rsidR="00815585" w:rsidRPr="005866C0">
        <w:tab/>
        <w:t xml:space="preserve">offset of the </w:t>
      </w:r>
      <w:r w:rsidR="00353580">
        <w:t>b</w:t>
      </w:r>
      <w:r w:rsidR="00353580" w:rsidRPr="005866C0">
        <w:t>ounding box</w:t>
      </w:r>
      <w:r w:rsidRPr="005866C0">
        <w:t xml:space="preserve"> </w:t>
      </w:r>
      <w:r w:rsidR="00815585" w:rsidRPr="005866C0">
        <w:t>from the geometry in</w:t>
      </w:r>
      <w:r w:rsidRPr="005866C0">
        <w:t xml:space="preserve"> mm.</w:t>
      </w:r>
      <w:r w:rsidR="00815585" w:rsidRPr="005866C0">
        <w:t xml:space="preserve"> (value)</w:t>
      </w:r>
    </w:p>
    <w:p w:rsidR="00F8410C" w:rsidRPr="005866C0" w:rsidRDefault="00F8410C" w:rsidP="00815585">
      <w:pPr>
        <w:pStyle w:val="NoSpacing"/>
        <w:tabs>
          <w:tab w:val="left" w:pos="2127"/>
        </w:tabs>
        <w:ind w:left="2127" w:hanging="2127"/>
      </w:pPr>
      <w:r w:rsidRPr="00E36EB2">
        <w:rPr>
          <w:rStyle w:val="XML-Attriubute"/>
          <w:lang w:val="en-US"/>
        </w:rPr>
        <w:t>TresholdNonOptimization</w:t>
      </w:r>
      <w:r w:rsidR="00815585" w:rsidRPr="00E36EB2">
        <w:rPr>
          <w:rStyle w:val="XML-Attriubute"/>
          <w:lang w:val="en-US"/>
        </w:rPr>
        <w:br/>
      </w:r>
      <w:r w:rsidR="00815585" w:rsidRPr="005866C0">
        <w:t>value from which number of objects no p</w:t>
      </w:r>
      <w:r w:rsidR="00E36EB2">
        <w:t>ath optimization will performed (integer)</w:t>
      </w:r>
    </w:p>
    <w:p w:rsidR="00F8410C" w:rsidRPr="005866C0" w:rsidRDefault="00F8410C" w:rsidP="00B13F67">
      <w:pPr>
        <w:pStyle w:val="NoSpacing"/>
        <w:tabs>
          <w:tab w:val="left" w:pos="2127"/>
        </w:tabs>
        <w:ind w:left="2127" w:hanging="2127"/>
      </w:pPr>
      <w:r w:rsidRPr="00E36EB2">
        <w:rPr>
          <w:rStyle w:val="XML-Attriubute"/>
          <w:lang w:val="en-US"/>
        </w:rPr>
        <w:t xml:space="preserve">TresholdNearestNeighbourOptimization </w:t>
      </w:r>
      <w:r w:rsidR="00DE6271" w:rsidRPr="00E36EB2">
        <w:rPr>
          <w:rStyle w:val="XML-Attriubute"/>
          <w:lang w:val="en-US"/>
        </w:rPr>
        <w:br/>
      </w:r>
      <w:r w:rsidR="00815585" w:rsidRPr="005866C0">
        <w:t>value from which number of objects only the nearest neighbor heuristic will performed</w:t>
      </w:r>
      <w:r w:rsidR="00E36EB2">
        <w:t xml:space="preserve"> (integer)</w:t>
      </w:r>
    </w:p>
    <w:p w:rsidR="00F8410C" w:rsidRPr="005866C0" w:rsidRDefault="00F8410C" w:rsidP="00B13F67">
      <w:pPr>
        <w:pStyle w:val="NoSpacing"/>
        <w:tabs>
          <w:tab w:val="left" w:pos="2127"/>
        </w:tabs>
        <w:ind w:left="2127" w:hanging="2127"/>
      </w:pPr>
      <w:r w:rsidRPr="00E36EB2">
        <w:rPr>
          <w:rStyle w:val="XML-Attriubute"/>
          <w:lang w:val="en-US"/>
        </w:rPr>
        <w:t>ToolOrder</w:t>
      </w:r>
      <w:r w:rsidRPr="005866C0">
        <w:tab/>
      </w:r>
      <w:r w:rsidR="00815585" w:rsidRPr="005866C0">
        <w:t>c</w:t>
      </w:r>
      <w:r w:rsidRPr="005866C0">
        <w:t xml:space="preserve">omma </w:t>
      </w:r>
      <w:r w:rsidR="00815585" w:rsidRPr="005866C0">
        <w:t>separated list of tool ids in order to cut</w:t>
      </w:r>
      <w:r w:rsidR="00E36EB2">
        <w:t xml:space="preserve"> (text)</w:t>
      </w:r>
    </w:p>
    <w:p w:rsidR="00F8410C" w:rsidRPr="005866C0" w:rsidRDefault="000B3E63" w:rsidP="00B13F67">
      <w:pPr>
        <w:pStyle w:val="NoSpacing"/>
        <w:tabs>
          <w:tab w:val="left" w:pos="2127"/>
        </w:tabs>
        <w:ind w:left="2127" w:hanging="2127"/>
      </w:pPr>
      <w:r w:rsidRPr="00E36EB2">
        <w:rPr>
          <w:rStyle w:val="XML-Attriubute"/>
          <w:lang w:val="en-US"/>
        </w:rPr>
        <w:t xml:space="preserve">delay </w:t>
      </w:r>
      <w:r w:rsidR="00F8410C" w:rsidRPr="00E36EB2">
        <w:rPr>
          <w:rStyle w:val="XML-Attriubute"/>
          <w:lang w:val="en-US"/>
        </w:rPr>
        <w:tab/>
      </w:r>
      <w:r w:rsidR="00C95576" w:rsidRPr="005866C0">
        <w:t>time</w:t>
      </w:r>
      <w:r w:rsidR="00F8410C" w:rsidRPr="005866C0">
        <w:t xml:space="preserve"> in </w:t>
      </w:r>
      <w:r w:rsidRPr="005866C0">
        <w:t>millisecond</w:t>
      </w:r>
      <w:r w:rsidR="00C95576" w:rsidRPr="005866C0">
        <w:t xml:space="preserve"> that will be </w:t>
      </w:r>
      <w:proofErr w:type="gramStart"/>
      <w:r w:rsidR="00C95576" w:rsidRPr="005866C0">
        <w:t>wait</w:t>
      </w:r>
      <w:proofErr w:type="gramEnd"/>
      <w:r w:rsidR="00C95576" w:rsidRPr="005866C0">
        <w:t xml:space="preserve"> before the job will start, this is only effective if the </w:t>
      </w:r>
      <w:r w:rsidR="00C95576" w:rsidRPr="00E36EB2">
        <w:rPr>
          <w:rStyle w:val="XML-Attriubute"/>
          <w:lang w:val="en-US"/>
        </w:rPr>
        <w:t>prejob</w:t>
      </w:r>
      <w:r w:rsidR="00C95576" w:rsidRPr="005866C0">
        <w:t xml:space="preserve"> </w:t>
      </w:r>
      <w:r w:rsidRPr="005866C0">
        <w:t>is using this, it will also use by the calculation for the time forecast</w:t>
      </w:r>
      <w:r w:rsidR="00E36EB2">
        <w:t xml:space="preserve"> (integer)</w:t>
      </w:r>
    </w:p>
    <w:p w:rsidR="00DE6271" w:rsidRPr="005866C0" w:rsidRDefault="000B3E63" w:rsidP="00B13F67">
      <w:pPr>
        <w:pStyle w:val="NoSpacing"/>
        <w:tabs>
          <w:tab w:val="left" w:pos="2127"/>
        </w:tabs>
        <w:ind w:left="2127" w:hanging="2127"/>
      </w:pPr>
      <w:r w:rsidRPr="004C6F23">
        <w:rPr>
          <w:rStyle w:val="XML-Attriubute"/>
          <w:lang w:val="en-US"/>
        </w:rPr>
        <w:t>prejob</w:t>
      </w:r>
      <w:r w:rsidR="00DE6271" w:rsidRPr="004C6F23">
        <w:rPr>
          <w:rStyle w:val="XML-Attriubute"/>
          <w:lang w:val="en-US"/>
        </w:rPr>
        <w:tab/>
      </w:r>
      <w:r w:rsidRPr="005866C0">
        <w:t>a chain of HPGL command which will</w:t>
      </w:r>
      <w:r w:rsidR="004C6F23">
        <w:t xml:space="preserve"> send at the beginning of a job</w:t>
      </w:r>
      <w:r w:rsidRPr="005866C0">
        <w:t xml:space="preserve"> </w:t>
      </w:r>
      <w:r w:rsidR="00E36EB2" w:rsidRPr="00E36EB2">
        <w:t>(text)</w:t>
      </w:r>
    </w:p>
    <w:p w:rsidR="0004415B" w:rsidRDefault="000B3E63" w:rsidP="0004415B">
      <w:pPr>
        <w:pStyle w:val="NoSpacing"/>
        <w:tabs>
          <w:tab w:val="left" w:pos="2127"/>
        </w:tabs>
        <w:ind w:left="2127" w:hanging="2127"/>
        <w:rPr>
          <w:rStyle w:val="Strong"/>
        </w:rPr>
      </w:pPr>
      <w:r w:rsidRPr="00517452">
        <w:rPr>
          <w:rStyle w:val="XML-Attriubute"/>
          <w:lang w:val="en-US"/>
        </w:rPr>
        <w:t>postjob</w:t>
      </w:r>
      <w:r w:rsidR="00DE6271" w:rsidRPr="005866C0">
        <w:tab/>
      </w:r>
      <w:r w:rsidRPr="005866C0">
        <w:t xml:space="preserve">a chain of HPGL command which will send at the </w:t>
      </w:r>
      <w:r w:rsidR="004C6F23">
        <w:t>end</w:t>
      </w:r>
      <w:r w:rsidRPr="005866C0">
        <w:t xml:space="preserve"> of a job</w:t>
      </w:r>
      <w:r w:rsidR="004C6F23">
        <w:t xml:space="preserve"> </w:t>
      </w:r>
      <w:r w:rsidR="004C6F23" w:rsidRPr="00E36EB2">
        <w:t>(text</w:t>
      </w:r>
      <w:proofErr w:type="gramStart"/>
      <w:r w:rsidR="004C6F23" w:rsidRPr="00E36EB2">
        <w:t>)</w:t>
      </w:r>
      <w:proofErr w:type="gramEnd"/>
      <w:r w:rsidR="004C6F23">
        <w:br/>
      </w:r>
      <w:r w:rsidR="00694691" w:rsidRPr="00500651">
        <w:rPr>
          <w:rStyle w:val="Strong"/>
        </w:rPr>
        <w:t xml:space="preserve">For </w:t>
      </w:r>
      <w:r w:rsidR="00500651">
        <w:rPr>
          <w:rStyle w:val="Strong"/>
        </w:rPr>
        <w:t xml:space="preserve">a proper work is it very important </w:t>
      </w:r>
      <w:r w:rsidR="00694691" w:rsidRPr="00500651">
        <w:rPr>
          <w:rStyle w:val="Strong"/>
        </w:rPr>
        <w:t xml:space="preserve">that the </w:t>
      </w:r>
      <w:r w:rsidR="00694691" w:rsidRPr="004C6F23">
        <w:rPr>
          <w:rStyle w:val="XML-Attriubute"/>
          <w:lang w:val="en-US"/>
        </w:rPr>
        <w:t>postjob</w:t>
      </w:r>
      <w:r w:rsidR="00694691" w:rsidRPr="00500651">
        <w:rPr>
          <w:rStyle w:val="Strong"/>
        </w:rPr>
        <w:t xml:space="preserve"> contains the </w:t>
      </w:r>
      <w:r w:rsidR="00694691" w:rsidRPr="004C6F23">
        <w:rPr>
          <w:rStyle w:val="XML-Value"/>
          <w:lang w:val="en-US"/>
        </w:rPr>
        <w:t>JB0;</w:t>
      </w:r>
      <w:r w:rsidR="00694691" w:rsidRPr="00500651">
        <w:rPr>
          <w:rStyle w:val="Strong"/>
        </w:rPr>
        <w:t xml:space="preserve"> and the </w:t>
      </w:r>
      <w:r w:rsidR="00694691" w:rsidRPr="004C6F23">
        <w:rPr>
          <w:rStyle w:val="XML-Value"/>
          <w:lang w:val="en-US"/>
        </w:rPr>
        <w:t>NR;</w:t>
      </w:r>
      <w:r w:rsidR="00694691" w:rsidRPr="00500651">
        <w:rPr>
          <w:rStyle w:val="Strong"/>
        </w:rPr>
        <w:t xml:space="preserve"> command.</w:t>
      </w:r>
    </w:p>
    <w:p w:rsidR="0004415B" w:rsidRPr="005866C0" w:rsidRDefault="0004415B" w:rsidP="0004415B">
      <w:pPr>
        <w:pStyle w:val="NoSpacing"/>
        <w:tabs>
          <w:tab w:val="left" w:pos="2127"/>
        </w:tabs>
        <w:ind w:left="2127" w:hanging="2127"/>
      </w:pPr>
      <w:r w:rsidRPr="0004415B">
        <w:rPr>
          <w:rStyle w:val="XML-Attriubute"/>
          <w:lang w:val="en-US"/>
        </w:rPr>
        <w:t>SwitchOnline</w:t>
      </w:r>
      <w:r w:rsidRPr="005866C0">
        <w:t xml:space="preserve"> </w:t>
      </w:r>
      <w:r>
        <w:tab/>
      </w:r>
      <w:r w:rsidRPr="005866C0">
        <w:t>command to switch the device online</w:t>
      </w:r>
      <w:r>
        <w:t xml:space="preserve"> if its send as front-end command</w:t>
      </w:r>
    </w:p>
    <w:p w:rsidR="003B795B" w:rsidRDefault="003B795B">
      <w:r>
        <w:br w:type="page"/>
      </w:r>
    </w:p>
    <w:p w:rsidR="003B795B" w:rsidRDefault="004C6F23" w:rsidP="001716DC">
      <w:r w:rsidRPr="003B795B">
        <w:rPr>
          <w:b/>
        </w:rPr>
        <w:lastRenderedPageBreak/>
        <w:t>IMPORTANT</w:t>
      </w:r>
      <w:r>
        <w:t xml:space="preserve">: </w:t>
      </w:r>
      <w:r w:rsidR="00F072A0" w:rsidRPr="00F072A0">
        <w:rPr>
          <w:rStyle w:val="XML-Attriubute"/>
          <w:lang w:val="en-US"/>
        </w:rPr>
        <w:t>prejob</w:t>
      </w:r>
      <w:r w:rsidR="00F072A0">
        <w:rPr>
          <w:rStyle w:val="XML-Attriubute"/>
          <w:lang w:val="en-US"/>
        </w:rPr>
        <w:t xml:space="preserve">, </w:t>
      </w:r>
      <w:r w:rsidR="00F072A0" w:rsidRPr="00F072A0">
        <w:rPr>
          <w:rStyle w:val="XML-Attriubute"/>
          <w:lang w:val="en-US"/>
        </w:rPr>
        <w:t>postjob</w:t>
      </w:r>
      <w:r>
        <w:rPr>
          <w:rStyle w:val="XML-Attriubute"/>
          <w:lang w:val="en-US"/>
        </w:rPr>
        <w:t xml:space="preserve">, pretool </w:t>
      </w:r>
      <w:r w:rsidRPr="004C6F23">
        <w:t>and</w:t>
      </w:r>
      <w:r w:rsidR="00F072A0">
        <w:rPr>
          <w:rStyle w:val="XML-Attriubute"/>
          <w:lang w:val="en-US"/>
        </w:rPr>
        <w:t xml:space="preserve"> posttool </w:t>
      </w:r>
      <w:r w:rsidR="00F072A0" w:rsidRPr="00F072A0">
        <w:t xml:space="preserve">has the capability to exchange values in curly brackets with values defined outside </w:t>
      </w:r>
      <w:r w:rsidR="00517452">
        <w:t>o</w:t>
      </w:r>
      <w:r w:rsidR="00F072A0" w:rsidRPr="00F072A0">
        <w:t>f the property.</w:t>
      </w:r>
      <w:r w:rsidR="00F072A0">
        <w:t xml:space="preserve"> Actually this property was designed to send a HPGL command phrase before or after geometry based sequences. But </w:t>
      </w:r>
      <w:r>
        <w:t>these phrases</w:t>
      </w:r>
      <w:r w:rsidR="00F072A0">
        <w:t xml:space="preserve"> must </w:t>
      </w:r>
      <w:r>
        <w:t>contain</w:t>
      </w:r>
      <w:r w:rsidR="00F072A0">
        <w:t xml:space="preserve"> values </w:t>
      </w:r>
      <w:r>
        <w:t>controlled and defined by the user via the plugin interface. Therefore we can define properties which will be read by the plugin and after that they can be manipulate within the plugin. These manipulated values will be used to generate the output phrase.</w:t>
      </w:r>
      <w:r w:rsidRPr="004C6F23">
        <w:t xml:space="preserve"> </w:t>
      </w:r>
      <w:r w:rsidRPr="005866C0">
        <w:t xml:space="preserve">Value in curly brackets will be interpreted as id from a property and will replaced with his value. </w:t>
      </w:r>
    </w:p>
    <w:p w:rsidR="00F072A0" w:rsidRDefault="003B795B" w:rsidP="001716DC">
      <w:r>
        <w:t>Example</w:t>
      </w:r>
      <w:r w:rsidR="0092613B">
        <w:t xml:space="preserve">: </w:t>
      </w:r>
      <w:r>
        <w:br/>
      </w:r>
      <w:r w:rsidRPr="003B795B">
        <w:rPr>
          <w:rStyle w:val="XML-Value"/>
          <w:lang w:val="en-US"/>
        </w:rPr>
        <w:t>&lt;</w:t>
      </w:r>
      <w:r w:rsidRPr="003B795B">
        <w:rPr>
          <w:rStyle w:val="XML-Entity"/>
          <w:lang w:val="en-US"/>
        </w:rPr>
        <w:t>property</w:t>
      </w:r>
      <w:r w:rsidRPr="003B795B">
        <w:rPr>
          <w:rStyle w:val="XML-Value"/>
          <w:lang w:val="en-US"/>
        </w:rPr>
        <w:t xml:space="preserve"> </w:t>
      </w:r>
      <w:r w:rsidRPr="003B795B">
        <w:rPr>
          <w:rStyle w:val="XML-Attriubute"/>
          <w:lang w:val="en-US"/>
        </w:rPr>
        <w:t>id</w:t>
      </w:r>
      <w:r w:rsidRPr="003B795B">
        <w:rPr>
          <w:rStyle w:val="XML-Value"/>
          <w:lang w:val="en-US"/>
        </w:rPr>
        <w:t xml:space="preserve">="prejob" </w:t>
      </w:r>
      <w:r w:rsidRPr="003B795B">
        <w:rPr>
          <w:rStyle w:val="XML-Attriubute"/>
          <w:lang w:val="en-US"/>
        </w:rPr>
        <w:t>text</w:t>
      </w:r>
      <w:r w:rsidRPr="003B795B">
        <w:rPr>
          <w:rStyle w:val="XML-Value"/>
          <w:lang w:val="en-US"/>
        </w:rPr>
        <w:t>="PU;PA;SD{delay};RS0,0,0;"/&gt;</w:t>
      </w:r>
      <w:r w:rsidR="004C6F23">
        <w:t xml:space="preserve"> </w:t>
      </w:r>
      <w:r w:rsidR="004C6F23" w:rsidRPr="005866C0">
        <w:t xml:space="preserve">will be </w:t>
      </w:r>
      <w:r>
        <w:t xml:space="preserve">produced </w:t>
      </w:r>
      <w:r w:rsidR="004C6F23" w:rsidRPr="005866C0">
        <w:t xml:space="preserve">with the </w:t>
      </w:r>
      <w:r w:rsidR="004C6F23">
        <w:t>300</w:t>
      </w:r>
      <w:r w:rsidR="004C6F23" w:rsidRPr="005866C0">
        <w:t xml:space="preserve"> </w:t>
      </w:r>
      <w:r w:rsidR="004C6F23">
        <w:t>from</w:t>
      </w:r>
      <w:r w:rsidR="004C6F23" w:rsidRPr="005866C0">
        <w:t xml:space="preserve"> </w:t>
      </w:r>
      <w:r w:rsidR="004C6F23" w:rsidRPr="004C6F23">
        <w:t xml:space="preserve">the </w:t>
      </w:r>
      <w:r w:rsidR="004C6F23" w:rsidRPr="004C6F23">
        <w:rPr>
          <w:rStyle w:val="XML-Value"/>
          <w:lang w:val="en-US"/>
        </w:rPr>
        <w:t>&lt;</w:t>
      </w:r>
      <w:r w:rsidR="004C6F23" w:rsidRPr="004C6F23">
        <w:rPr>
          <w:rStyle w:val="XML-Entity"/>
          <w:lang w:val="en-US"/>
        </w:rPr>
        <w:t>property</w:t>
      </w:r>
      <w:r w:rsidR="004C6F23" w:rsidRPr="004C6F23">
        <w:rPr>
          <w:rStyle w:val="XML-Value"/>
          <w:lang w:val="en-US"/>
        </w:rPr>
        <w:t xml:space="preserve"> </w:t>
      </w:r>
      <w:r w:rsidR="004C6F23" w:rsidRPr="004C6F23">
        <w:rPr>
          <w:rStyle w:val="XML-Attriubute"/>
          <w:lang w:val="en-US"/>
        </w:rPr>
        <w:t>id</w:t>
      </w:r>
      <w:r w:rsidR="004C6F23" w:rsidRPr="004C6F23">
        <w:rPr>
          <w:rStyle w:val="XML-Value"/>
          <w:lang w:val="en-US"/>
        </w:rPr>
        <w:t>="delay"</w:t>
      </w:r>
      <w:r w:rsidR="004C6F23">
        <w:t xml:space="preserve"> </w:t>
      </w:r>
      <w:r w:rsidR="004C6F23" w:rsidRPr="004C6F23">
        <w:rPr>
          <w:rStyle w:val="XML-Attriubute"/>
          <w:lang w:val="en-US"/>
        </w:rPr>
        <w:t>value</w:t>
      </w:r>
      <w:r w:rsidR="004C6F23" w:rsidRPr="004C6F23">
        <w:rPr>
          <w:rStyle w:val="XML-Value"/>
          <w:lang w:val="en-US"/>
        </w:rPr>
        <w:t>="300"/&gt;</w:t>
      </w:r>
      <w:r w:rsidR="004C6F23" w:rsidRPr="004C6F23">
        <w:t xml:space="preserve">. </w:t>
      </w:r>
      <w:proofErr w:type="gramStart"/>
      <w:r>
        <w:t>this</w:t>
      </w:r>
      <w:proofErr w:type="gramEnd"/>
      <w:r>
        <w:t xml:space="preserve">: </w:t>
      </w:r>
      <w:r w:rsidRPr="003B795B">
        <w:rPr>
          <w:rStyle w:val="XML-Value"/>
          <w:color w:val="000000" w:themeColor="text1"/>
          <w:lang w:val="en-US"/>
        </w:rPr>
        <w:t>"PU;PA;SD</w:t>
      </w:r>
      <w:r>
        <w:rPr>
          <w:rStyle w:val="XML-Value"/>
          <w:color w:val="000000" w:themeColor="text1"/>
          <w:lang w:val="en-US"/>
        </w:rPr>
        <w:t>300;RS0,0,0;"</w:t>
      </w:r>
      <w:r w:rsidRPr="003B795B">
        <w:rPr>
          <w:color w:val="000000" w:themeColor="text1"/>
        </w:rPr>
        <w:t xml:space="preserve">  </w:t>
      </w:r>
      <w:r w:rsidR="004C6F23">
        <w:br/>
      </w:r>
      <w:r w:rsidR="004C6F23">
        <w:br/>
      </w:r>
      <w:r w:rsidR="004C6F23" w:rsidRPr="005866C0">
        <w:t>The placeholder {username} is not defined in an xml-file, he will replace with the current username.</w:t>
      </w:r>
    </w:p>
    <w:p w:rsidR="00F072A0" w:rsidRPr="005866C0" w:rsidRDefault="003B795B" w:rsidP="001716DC">
      <w:r>
        <w:t>Example:</w:t>
      </w:r>
      <w:r>
        <w:br/>
      </w:r>
      <w:r w:rsidRPr="003B795B">
        <w:rPr>
          <w:rStyle w:val="XML-Value"/>
          <w:lang w:val="en-US"/>
        </w:rPr>
        <w:t>&lt;</w:t>
      </w:r>
      <w:r w:rsidRPr="003B795B">
        <w:rPr>
          <w:rStyle w:val="XML-Entity"/>
          <w:lang w:val="en-US"/>
        </w:rPr>
        <w:t>property</w:t>
      </w:r>
      <w:r w:rsidRPr="003B795B">
        <w:rPr>
          <w:rStyle w:val="XML-Value"/>
          <w:lang w:val="en-US"/>
        </w:rPr>
        <w:t xml:space="preserve"> </w:t>
      </w:r>
      <w:r w:rsidRPr="003B795B">
        <w:rPr>
          <w:rStyle w:val="XML-Attriubute"/>
          <w:lang w:val="en-US"/>
        </w:rPr>
        <w:t>id</w:t>
      </w:r>
      <w:r w:rsidRPr="003B795B">
        <w:rPr>
          <w:rStyle w:val="XML-Value"/>
          <w:lang w:val="en-US"/>
        </w:rPr>
        <w:t xml:space="preserve">="postjob" </w:t>
      </w:r>
      <w:r w:rsidRPr="003B795B">
        <w:rPr>
          <w:rStyle w:val="XML-Attriubute"/>
          <w:lang w:val="en-US"/>
        </w:rPr>
        <w:t>text</w:t>
      </w:r>
      <w:r w:rsidRPr="003B795B">
        <w:rPr>
          <w:rStyle w:val="XML-Value"/>
          <w:lang w:val="en-US"/>
        </w:rPr>
        <w:t>="JB0;XX12,2;MSDone by {username};NR;"/&gt; ;"/&gt;</w:t>
      </w:r>
      <w:r>
        <w:t xml:space="preserve"> </w:t>
      </w:r>
      <w:r w:rsidRPr="005866C0">
        <w:t xml:space="preserve">will be </w:t>
      </w:r>
      <w:r>
        <w:t xml:space="preserve">produced </w:t>
      </w:r>
      <w:r w:rsidRPr="005866C0">
        <w:t xml:space="preserve">with </w:t>
      </w:r>
      <w:r>
        <w:t xml:space="preserve">the current logged in username, this: </w:t>
      </w:r>
      <w:r w:rsidRPr="003B795B">
        <w:rPr>
          <w:rStyle w:val="XML-Value"/>
          <w:color w:val="000000" w:themeColor="text1"/>
          <w:lang w:val="en-US"/>
        </w:rPr>
        <w:t xml:space="preserve">"JB0;XX12,2;MSDone by </w:t>
      </w:r>
      <w:r>
        <w:rPr>
          <w:rStyle w:val="XML-Value"/>
          <w:color w:val="000000" w:themeColor="text1"/>
          <w:lang w:val="en-US"/>
        </w:rPr>
        <w:t>h.rasch</w:t>
      </w:r>
      <w:r w:rsidRPr="003B795B">
        <w:rPr>
          <w:rStyle w:val="XML-Value"/>
          <w:color w:val="000000" w:themeColor="text1"/>
          <w:lang w:val="en-US"/>
        </w:rPr>
        <w:t>;NR;</w:t>
      </w:r>
      <w:r>
        <w:rPr>
          <w:rStyle w:val="XML-Value"/>
          <w:color w:val="000000" w:themeColor="text1"/>
          <w:lang w:val="en-US"/>
        </w:rPr>
        <w:t>"</w:t>
      </w:r>
      <w:r w:rsidRPr="003B795B">
        <w:rPr>
          <w:color w:val="000000" w:themeColor="text1"/>
        </w:rPr>
        <w:t xml:space="preserve"> </w:t>
      </w:r>
      <w:r>
        <w:rPr>
          <w:color w:val="000000" w:themeColor="text1"/>
        </w:rPr>
        <w:br/>
      </w:r>
    </w:p>
    <w:p w:rsidR="00BC1B9B" w:rsidRPr="005866C0" w:rsidRDefault="000B3E63" w:rsidP="001716DC">
      <w:r w:rsidRPr="005866C0">
        <w:t>The</w:t>
      </w:r>
      <w:r w:rsidR="00BC1B9B" w:rsidRPr="005866C0">
        <w:t xml:space="preserve"> </w:t>
      </w:r>
      <w:r w:rsidR="00BC1B9B" w:rsidRPr="005866C0">
        <w:rPr>
          <w:rStyle w:val="XML-Entity"/>
          <w:lang w:val="en-US"/>
        </w:rPr>
        <w:t>conduit</w:t>
      </w:r>
      <w:r w:rsidR="00BC1B9B" w:rsidRPr="005866C0">
        <w:t xml:space="preserve"> </w:t>
      </w:r>
      <w:r w:rsidR="00071F0F" w:rsidRPr="005866C0">
        <w:t>entity descripts the graphical representation</w:t>
      </w:r>
      <w:r w:rsidRPr="005866C0">
        <w:t xml:space="preserve"> </w:t>
      </w:r>
      <w:r w:rsidR="00071F0F" w:rsidRPr="005866C0">
        <w:t>for the</w:t>
      </w:r>
      <w:r w:rsidRPr="005866C0">
        <w:t xml:space="preserve"> device inside </w:t>
      </w:r>
      <w:r w:rsidR="00071F0F" w:rsidRPr="005866C0">
        <w:t xml:space="preserve">of the </w:t>
      </w:r>
      <w:r w:rsidRPr="005866C0">
        <w:t>Rhino workspace. Is has just one attribute (</w:t>
      </w:r>
      <w:r w:rsidRPr="0004415B">
        <w:rPr>
          <w:rStyle w:val="XML-Attriubute"/>
          <w:lang w:val="en-US"/>
        </w:rPr>
        <w:t>id</w:t>
      </w:r>
      <w:r w:rsidRPr="005866C0">
        <w:t xml:space="preserve">) and even just one kind of </w:t>
      </w:r>
      <w:r w:rsidR="00071F0F" w:rsidRPr="005866C0">
        <w:t>sub entity:</w:t>
      </w:r>
    </w:p>
    <w:p w:rsidR="00DE6271" w:rsidRPr="005866C0" w:rsidRDefault="00071F0F" w:rsidP="00071F0F">
      <w:pPr>
        <w:pStyle w:val="NoSpacing"/>
        <w:tabs>
          <w:tab w:val="left" w:pos="2127"/>
        </w:tabs>
        <w:ind w:left="2127" w:hanging="2127"/>
      </w:pPr>
      <w:r w:rsidRPr="0004415B">
        <w:rPr>
          <w:rStyle w:val="XML-Attriubute"/>
          <w:lang w:val="en-US"/>
        </w:rPr>
        <w:t>line</w:t>
      </w:r>
      <w:r w:rsidRPr="005866C0">
        <w:t xml:space="preserve"> </w:t>
      </w:r>
      <w:r w:rsidRPr="005866C0">
        <w:tab/>
      </w:r>
      <w:r w:rsidR="008648C1">
        <w:t xml:space="preserve">it’s a </w:t>
      </w:r>
      <w:r w:rsidR="000B3E63" w:rsidRPr="005866C0">
        <w:t>defin</w:t>
      </w:r>
      <w:r w:rsidR="008648C1">
        <w:t>ition of a</w:t>
      </w:r>
      <w:r w:rsidR="000B3E63" w:rsidRPr="005866C0">
        <w:t xml:space="preserve"> line from </w:t>
      </w:r>
      <w:r w:rsidR="00F8410C" w:rsidRPr="0092613B">
        <w:rPr>
          <w:rStyle w:val="XML-Attriubute"/>
          <w:lang w:val="en-US"/>
        </w:rPr>
        <w:t>X1,</w:t>
      </w:r>
      <w:r w:rsidRPr="0092613B">
        <w:rPr>
          <w:rStyle w:val="XML-Attriubute"/>
          <w:lang w:val="en-US"/>
        </w:rPr>
        <w:t xml:space="preserve"> </w:t>
      </w:r>
      <w:r w:rsidR="00F8410C" w:rsidRPr="0092613B">
        <w:rPr>
          <w:rStyle w:val="XML-Attriubute"/>
          <w:lang w:val="en-US"/>
        </w:rPr>
        <w:t>Y1</w:t>
      </w:r>
      <w:r w:rsidR="00F8410C" w:rsidRPr="005866C0">
        <w:t xml:space="preserve"> </w:t>
      </w:r>
      <w:r w:rsidR="000B3E63" w:rsidRPr="005866C0">
        <w:t>to</w:t>
      </w:r>
      <w:r w:rsidR="00F8410C" w:rsidRPr="005866C0">
        <w:t xml:space="preserve"> </w:t>
      </w:r>
      <w:r w:rsidR="00F8410C" w:rsidRPr="0092613B">
        <w:rPr>
          <w:rStyle w:val="XML-Attriubute"/>
          <w:lang w:val="en-US"/>
        </w:rPr>
        <w:t>X2,</w:t>
      </w:r>
      <w:r w:rsidRPr="0092613B">
        <w:rPr>
          <w:rStyle w:val="XML-Attriubute"/>
          <w:lang w:val="en-US"/>
        </w:rPr>
        <w:t xml:space="preserve"> </w:t>
      </w:r>
      <w:r w:rsidR="00F8410C" w:rsidRPr="0092613B">
        <w:rPr>
          <w:rStyle w:val="XML-Attriubute"/>
          <w:lang w:val="en-US"/>
        </w:rPr>
        <w:t>Y2</w:t>
      </w:r>
      <w:r w:rsidR="00F8410C" w:rsidRPr="005866C0">
        <w:t xml:space="preserve">. </w:t>
      </w:r>
      <w:r w:rsidR="000B3E63" w:rsidRPr="005866C0">
        <w:t>unit is millimeter</w:t>
      </w:r>
      <w:r w:rsidR="00E36EB2">
        <w:t xml:space="preserve"> </w:t>
      </w:r>
      <w:r w:rsidR="0092613B">
        <w:t>(double)</w:t>
      </w:r>
    </w:p>
    <w:p w:rsidR="00071F0F" w:rsidRPr="005866C0" w:rsidRDefault="00071F0F" w:rsidP="00071F0F">
      <w:pPr>
        <w:pStyle w:val="NoSpacing"/>
        <w:tabs>
          <w:tab w:val="left" w:pos="2127"/>
        </w:tabs>
        <w:ind w:left="2127" w:hanging="2127"/>
      </w:pPr>
    </w:p>
    <w:p w:rsidR="00CF2CFF" w:rsidRDefault="00CF2CFF">
      <w:r>
        <w:br w:type="page"/>
      </w:r>
    </w:p>
    <w:p w:rsidR="00DE6271" w:rsidRPr="005866C0" w:rsidRDefault="006D2348" w:rsidP="001716DC">
      <w:r w:rsidRPr="005866C0">
        <w:lastRenderedPageBreak/>
        <w:t>Sub</w:t>
      </w:r>
      <w:r w:rsidR="00071F0F" w:rsidRPr="005866C0">
        <w:t xml:space="preserve"> entity</w:t>
      </w:r>
      <w:r w:rsidR="00DE6271" w:rsidRPr="005866C0">
        <w:t xml:space="preserve">: </w:t>
      </w:r>
      <w:r w:rsidR="008648C1" w:rsidRPr="00CF2CFF">
        <w:rPr>
          <w:rStyle w:val="XML-Entity"/>
          <w:lang w:val="en-US"/>
        </w:rPr>
        <w:t>tool</w:t>
      </w:r>
      <w:r w:rsidR="008648C1" w:rsidRPr="005866C0">
        <w:t>,</w:t>
      </w:r>
      <w:r w:rsidR="00DE6271" w:rsidRPr="005866C0">
        <w:t xml:space="preserve"> </w:t>
      </w:r>
      <w:r w:rsidR="00071F0F" w:rsidRPr="005866C0">
        <w:t xml:space="preserve">mandatory attribute </w:t>
      </w:r>
      <w:r w:rsidR="00DE6271" w:rsidRPr="00CF2CFF">
        <w:rPr>
          <w:rStyle w:val="XML-Attriubute"/>
          <w:lang w:val="en-US"/>
        </w:rPr>
        <w:t>id</w:t>
      </w:r>
      <w:r w:rsidR="00DE6271" w:rsidRPr="005866C0">
        <w:t xml:space="preserve"> </w:t>
      </w:r>
      <w:r w:rsidR="00071F0F" w:rsidRPr="005866C0">
        <w:t>descripts a tool</w:t>
      </w:r>
    </w:p>
    <w:p w:rsidR="00DE6271" w:rsidRPr="005866C0" w:rsidRDefault="006D2348" w:rsidP="001716DC">
      <w:r w:rsidRPr="005866C0">
        <w:t>The</w:t>
      </w:r>
      <w:r w:rsidR="00071F0F" w:rsidRPr="005866C0">
        <w:t xml:space="preserve"> following </w:t>
      </w:r>
      <w:r w:rsidR="008648C1" w:rsidRPr="005866C0">
        <w:t>properties have</w:t>
      </w:r>
      <w:r w:rsidR="00071F0F" w:rsidRPr="005866C0">
        <w:t xml:space="preserve"> these ids:</w:t>
      </w:r>
    </w:p>
    <w:p w:rsidR="00DE6271" w:rsidRPr="005866C0" w:rsidRDefault="00253BC6" w:rsidP="00E15B4C">
      <w:pPr>
        <w:pStyle w:val="NoSpacing"/>
        <w:tabs>
          <w:tab w:val="left" w:pos="2127"/>
        </w:tabs>
        <w:ind w:left="2127" w:hanging="2127"/>
      </w:pPr>
      <w:r w:rsidRPr="00E36EB2">
        <w:rPr>
          <w:rStyle w:val="XML-Attriubute"/>
          <w:lang w:val="en-US"/>
        </w:rPr>
        <w:t>speedup</w:t>
      </w:r>
      <w:r w:rsidR="00DE6271" w:rsidRPr="005866C0">
        <w:rPr>
          <w:rStyle w:val="XML-Entity"/>
          <w:lang w:val="en-US"/>
        </w:rPr>
        <w:tab/>
      </w:r>
      <w:r w:rsidRPr="005866C0">
        <w:t>speed</w:t>
      </w:r>
      <w:r w:rsidR="00DE6271" w:rsidRPr="005866C0">
        <w:t xml:space="preserve"> </w:t>
      </w:r>
      <w:r w:rsidRPr="005866C0">
        <w:t>for the lifted tool</w:t>
      </w:r>
      <w:r w:rsidR="00DE6271" w:rsidRPr="005866C0">
        <w:t xml:space="preserve"> </w:t>
      </w:r>
      <w:r w:rsidR="00E0624D">
        <w:t xml:space="preserve">in cm per second </w:t>
      </w:r>
      <w:r w:rsidR="00E36EB2">
        <w:t>(double)</w:t>
      </w:r>
    </w:p>
    <w:p w:rsidR="00DE6271" w:rsidRPr="005866C0" w:rsidRDefault="00253BC6" w:rsidP="00E15B4C">
      <w:pPr>
        <w:pStyle w:val="NoSpacing"/>
        <w:tabs>
          <w:tab w:val="left" w:pos="2127"/>
        </w:tabs>
        <w:ind w:left="2127" w:hanging="2127"/>
      </w:pPr>
      <w:r w:rsidRPr="00E36EB2">
        <w:rPr>
          <w:rStyle w:val="XML-Attriubute"/>
          <w:lang w:val="en-US"/>
        </w:rPr>
        <w:t>speeddown</w:t>
      </w:r>
      <w:r w:rsidR="00DE6271" w:rsidRPr="005866C0">
        <w:tab/>
      </w:r>
      <w:r w:rsidRPr="005866C0">
        <w:t>speed for the lowered tool</w:t>
      </w:r>
      <w:r w:rsidR="00DE6271" w:rsidRPr="005866C0">
        <w:t xml:space="preserve"> </w:t>
      </w:r>
      <w:r w:rsidR="00E0624D">
        <w:t xml:space="preserve">in cm per second </w:t>
      </w:r>
      <w:r w:rsidR="00DE6271" w:rsidRPr="005866C0">
        <w:t>(</w:t>
      </w:r>
      <w:r w:rsidR="00E36EB2">
        <w:t>double)</w:t>
      </w:r>
    </w:p>
    <w:p w:rsidR="00DE6271" w:rsidRPr="005866C0" w:rsidRDefault="006D2348" w:rsidP="00E15B4C">
      <w:pPr>
        <w:pStyle w:val="NoSpacing"/>
        <w:tabs>
          <w:tab w:val="left" w:pos="2127"/>
        </w:tabs>
        <w:ind w:left="2127" w:hanging="2127"/>
      </w:pPr>
      <w:r w:rsidRPr="005866C0">
        <w:t xml:space="preserve">for </w:t>
      </w:r>
      <w:r w:rsidR="00353580" w:rsidRPr="005866C0">
        <w:t>Zünd</w:t>
      </w:r>
      <w:r w:rsidRPr="005866C0">
        <w:t xml:space="preserve"> only:</w:t>
      </w:r>
    </w:p>
    <w:p w:rsidR="00DE6271" w:rsidRPr="005866C0" w:rsidRDefault="00AE24DF" w:rsidP="00E15B4C">
      <w:pPr>
        <w:pStyle w:val="NoSpacing"/>
        <w:tabs>
          <w:tab w:val="left" w:pos="2127"/>
        </w:tabs>
        <w:ind w:left="2127" w:hanging="2127"/>
      </w:pPr>
      <w:r w:rsidRPr="0004415B">
        <w:rPr>
          <w:rStyle w:val="XML-Attriubute"/>
          <w:lang w:val="en-US"/>
        </w:rPr>
        <w:t>zposup</w:t>
      </w:r>
      <w:r w:rsidR="00DE6271" w:rsidRPr="005866C0">
        <w:rPr>
          <w:rStyle w:val="XML-Entity"/>
          <w:lang w:val="en-US"/>
        </w:rPr>
        <w:tab/>
      </w:r>
      <w:r w:rsidR="00E0624D">
        <w:t xml:space="preserve">Up-position for the tool in device units </w:t>
      </w:r>
      <w:r w:rsidR="0092613B">
        <w:t xml:space="preserve">(double) </w:t>
      </w:r>
      <w:r w:rsidR="00E0624D">
        <w:t xml:space="preserve">(see </w:t>
      </w:r>
      <w:r w:rsidR="00E0624D" w:rsidRPr="00E0624D">
        <w:rPr>
          <w:rStyle w:val="XML-Attriubute"/>
          <w:lang w:val="en-US"/>
        </w:rPr>
        <w:t>factor</w:t>
      </w:r>
      <w:r w:rsidR="00E0624D">
        <w:t>) not for SP4</w:t>
      </w:r>
    </w:p>
    <w:p w:rsidR="00E0624D" w:rsidRPr="005866C0" w:rsidRDefault="00AE24DF" w:rsidP="00E0624D">
      <w:pPr>
        <w:pStyle w:val="NoSpacing"/>
        <w:tabs>
          <w:tab w:val="left" w:pos="2127"/>
        </w:tabs>
        <w:ind w:left="2127" w:hanging="2127"/>
      </w:pPr>
      <w:r w:rsidRPr="0004415B">
        <w:rPr>
          <w:rStyle w:val="XML-Attriubute"/>
          <w:lang w:val="en-US"/>
        </w:rPr>
        <w:t>zposdown</w:t>
      </w:r>
      <w:r w:rsidR="00DE6271" w:rsidRPr="005866C0">
        <w:rPr>
          <w:rStyle w:val="XML-Entity"/>
          <w:lang w:val="en-US"/>
        </w:rPr>
        <w:tab/>
      </w:r>
      <w:r w:rsidR="00253BC6" w:rsidRPr="005866C0">
        <w:t xml:space="preserve">Down-position for the tool </w:t>
      </w:r>
      <w:r w:rsidR="00E0624D">
        <w:t xml:space="preserve">in device units </w:t>
      </w:r>
      <w:r w:rsidR="0092613B">
        <w:t xml:space="preserve">(double) </w:t>
      </w:r>
      <w:r w:rsidR="00E0624D">
        <w:t xml:space="preserve">(see </w:t>
      </w:r>
      <w:r w:rsidR="00E0624D" w:rsidRPr="00E0624D">
        <w:rPr>
          <w:rStyle w:val="XML-Attriubute"/>
          <w:lang w:val="en-US"/>
        </w:rPr>
        <w:t>factor</w:t>
      </w:r>
      <w:r w:rsidR="00E0624D">
        <w:t>)</w:t>
      </w:r>
      <w:r w:rsidR="00E0624D" w:rsidRPr="00E0624D">
        <w:t xml:space="preserve"> </w:t>
      </w:r>
      <w:r w:rsidR="00E0624D">
        <w:t>not for SP4</w:t>
      </w:r>
    </w:p>
    <w:p w:rsidR="00DE6271" w:rsidRPr="005866C0" w:rsidRDefault="006D2348" w:rsidP="00E0624D">
      <w:pPr>
        <w:pStyle w:val="NoSpacing"/>
        <w:tabs>
          <w:tab w:val="left" w:pos="2127"/>
        </w:tabs>
        <w:ind w:left="2127" w:hanging="2127"/>
      </w:pPr>
      <w:proofErr w:type="gramStart"/>
      <w:r w:rsidRPr="005866C0">
        <w:t>for</w:t>
      </w:r>
      <w:proofErr w:type="gramEnd"/>
      <w:r w:rsidRPr="005866C0">
        <w:t xml:space="preserve"> laser only</w:t>
      </w:r>
    </w:p>
    <w:p w:rsidR="00DE6271" w:rsidRPr="005866C0" w:rsidRDefault="00AE24DF" w:rsidP="00E15B4C">
      <w:pPr>
        <w:pStyle w:val="NoSpacing"/>
        <w:tabs>
          <w:tab w:val="left" w:pos="2127"/>
        </w:tabs>
        <w:ind w:left="2127" w:hanging="2127"/>
      </w:pPr>
      <w:r w:rsidRPr="00E13DB5">
        <w:rPr>
          <w:rStyle w:val="XML-Attriubute"/>
          <w:lang w:val="en-US"/>
        </w:rPr>
        <w:t>powerwork</w:t>
      </w:r>
      <w:r w:rsidR="00DE6271" w:rsidRPr="005866C0">
        <w:tab/>
      </w:r>
      <w:r w:rsidR="00253BC6" w:rsidRPr="005866C0">
        <w:t>laser power while cut</w:t>
      </w:r>
      <w:r w:rsidR="00E0624D">
        <w:t xml:space="preserve"> </w:t>
      </w:r>
      <w:r w:rsidR="00E36EB2">
        <w:t>(</w:t>
      </w:r>
      <w:r w:rsidR="00E0624D">
        <w:t>percent</w:t>
      </w:r>
      <w:r w:rsidR="00F072A0">
        <w:t>, double)</w:t>
      </w:r>
    </w:p>
    <w:p w:rsidR="00DE6271" w:rsidRPr="005866C0" w:rsidRDefault="00AE24DF" w:rsidP="00E15B4C">
      <w:pPr>
        <w:pStyle w:val="NoSpacing"/>
        <w:tabs>
          <w:tab w:val="left" w:pos="2127"/>
        </w:tabs>
        <w:ind w:left="2127" w:hanging="2127"/>
      </w:pPr>
      <w:r w:rsidRPr="00E13DB5">
        <w:rPr>
          <w:rStyle w:val="XML-Attriubute"/>
          <w:lang w:val="en-US"/>
        </w:rPr>
        <w:t>powermin</w:t>
      </w:r>
      <w:r w:rsidR="00DE6271" w:rsidRPr="005866C0">
        <w:rPr>
          <w:rStyle w:val="XML-Entity"/>
          <w:lang w:val="en-US"/>
        </w:rPr>
        <w:tab/>
      </w:r>
      <w:r w:rsidR="00253BC6" w:rsidRPr="005866C0">
        <w:t>laser power while pen up</w:t>
      </w:r>
      <w:r w:rsidR="00E0624D">
        <w:t xml:space="preserve"> </w:t>
      </w:r>
      <w:r w:rsidR="00F072A0">
        <w:t>(percent, double)</w:t>
      </w:r>
    </w:p>
    <w:p w:rsidR="00DE6271" w:rsidRPr="005866C0" w:rsidRDefault="00AE24DF" w:rsidP="00E15B4C">
      <w:pPr>
        <w:pStyle w:val="NoSpacing"/>
        <w:tabs>
          <w:tab w:val="left" w:pos="2127"/>
        </w:tabs>
        <w:ind w:left="2127" w:hanging="2127"/>
      </w:pPr>
      <w:r w:rsidRPr="00F072A0">
        <w:rPr>
          <w:rStyle w:val="XML-Attriubute"/>
          <w:lang w:val="en-US"/>
        </w:rPr>
        <w:t>powerrecess</w:t>
      </w:r>
      <w:r w:rsidR="00DE6271" w:rsidRPr="005866C0">
        <w:tab/>
      </w:r>
      <w:r w:rsidR="00E15B4C" w:rsidRPr="005866C0">
        <w:t>laser power during the 'tool down after waiting time'</w:t>
      </w:r>
      <w:r w:rsidR="00E0624D">
        <w:t xml:space="preserve"> </w:t>
      </w:r>
      <w:r w:rsidR="00F072A0">
        <w:t>(percent, double)</w:t>
      </w:r>
    </w:p>
    <w:p w:rsidR="00DE6271" w:rsidRPr="005866C0" w:rsidRDefault="00DE6271" w:rsidP="00E15B4C">
      <w:pPr>
        <w:pStyle w:val="NoSpacing"/>
        <w:tabs>
          <w:tab w:val="left" w:pos="2127"/>
        </w:tabs>
        <w:ind w:left="2127" w:hanging="2127"/>
      </w:pPr>
    </w:p>
    <w:p w:rsidR="00DE6271" w:rsidRPr="005866C0" w:rsidRDefault="00AE24DF" w:rsidP="00E15B4C">
      <w:pPr>
        <w:pStyle w:val="NoSpacing"/>
        <w:tabs>
          <w:tab w:val="left" w:pos="2127"/>
        </w:tabs>
        <w:ind w:left="2127" w:hanging="2127"/>
      </w:pPr>
      <w:r w:rsidRPr="0004415B">
        <w:rPr>
          <w:rStyle w:val="XML-Attriubute"/>
          <w:lang w:val="en-US"/>
        </w:rPr>
        <w:t>interuptiontime</w:t>
      </w:r>
      <w:r w:rsidR="00DE6271" w:rsidRPr="005866C0">
        <w:tab/>
      </w:r>
      <w:r w:rsidR="00E15B4C" w:rsidRPr="005866C0">
        <w:t>time between two cuts</w:t>
      </w:r>
      <w:r w:rsidR="0092613B">
        <w:t>, t</w:t>
      </w:r>
      <w:r w:rsidR="00E15B4C" w:rsidRPr="005866C0">
        <w:t>his valu</w:t>
      </w:r>
      <w:r w:rsidR="00E0624D">
        <w:t xml:space="preserve">e is needed by time calculation </w:t>
      </w:r>
      <w:r w:rsidR="0092613B">
        <w:t>(</w:t>
      </w:r>
      <w:r w:rsidR="00E0624D">
        <w:t>milliseconds</w:t>
      </w:r>
      <w:r w:rsidR="0092613B">
        <w:t>, integer)</w:t>
      </w:r>
    </w:p>
    <w:p w:rsidR="00DE6271" w:rsidRPr="005866C0" w:rsidRDefault="006D2348" w:rsidP="00500651">
      <w:pPr>
        <w:pStyle w:val="NoSpacing"/>
        <w:tabs>
          <w:tab w:val="left" w:pos="2127"/>
        </w:tabs>
        <w:ind w:left="2127" w:hanging="2127"/>
      </w:pPr>
      <w:r w:rsidRPr="00500651">
        <w:rPr>
          <w:rStyle w:val="XML-Attriubute"/>
          <w:lang w:val="en-US"/>
        </w:rPr>
        <w:t>pretool</w:t>
      </w:r>
      <w:r w:rsidR="00DE6271" w:rsidRPr="005866C0">
        <w:rPr>
          <w:rStyle w:val="XML-Entity"/>
          <w:lang w:val="en-US"/>
        </w:rPr>
        <w:tab/>
      </w:r>
      <w:r w:rsidRPr="005866C0">
        <w:t>a chain of HPGL command which will send at the beginning of a tool.</w:t>
      </w:r>
      <w:r w:rsidR="003B795B">
        <w:br/>
      </w:r>
      <w:r w:rsidR="00500651" w:rsidRPr="00500651">
        <w:rPr>
          <w:rStyle w:val="Strong"/>
        </w:rPr>
        <w:t xml:space="preserve">For </w:t>
      </w:r>
      <w:r w:rsidR="00500651">
        <w:rPr>
          <w:rStyle w:val="Strong"/>
        </w:rPr>
        <w:t xml:space="preserve">a proper work is it very important </w:t>
      </w:r>
      <w:r w:rsidR="00500651" w:rsidRPr="00500651">
        <w:rPr>
          <w:rStyle w:val="Strong"/>
        </w:rPr>
        <w:t xml:space="preserve">that the </w:t>
      </w:r>
      <w:r w:rsidR="00500651" w:rsidRPr="00500651">
        <w:rPr>
          <w:rStyle w:val="XML-Attriubute"/>
          <w:lang w:val="en-US"/>
        </w:rPr>
        <w:t>pretool</w:t>
      </w:r>
      <w:r w:rsidR="00500651" w:rsidRPr="00500651">
        <w:rPr>
          <w:rStyle w:val="Strong"/>
        </w:rPr>
        <w:t xml:space="preserve"> contains the </w:t>
      </w:r>
      <w:r w:rsidR="00500651" w:rsidRPr="00500651">
        <w:rPr>
          <w:rStyle w:val="XML-Value"/>
          <w:lang w:val="en-US"/>
        </w:rPr>
        <w:t>XX12,2;MSTool:{id};</w:t>
      </w:r>
      <w:r w:rsidR="00500651">
        <w:t xml:space="preserve"> </w:t>
      </w:r>
      <w:r w:rsidR="00500651" w:rsidRPr="00500651">
        <w:rPr>
          <w:rStyle w:val="Strong"/>
        </w:rPr>
        <w:t>command</w:t>
      </w:r>
      <w:r w:rsidR="00500651">
        <w:rPr>
          <w:rStyle w:val="Strong"/>
        </w:rPr>
        <w:t xml:space="preserve"> string</w:t>
      </w:r>
      <w:r w:rsidR="00500651" w:rsidRPr="00500651">
        <w:rPr>
          <w:rStyle w:val="Strong"/>
        </w:rPr>
        <w:t>.</w:t>
      </w:r>
    </w:p>
    <w:p w:rsidR="00E0624D" w:rsidRDefault="006D2348" w:rsidP="006D2348">
      <w:pPr>
        <w:pStyle w:val="NoSpacing"/>
        <w:tabs>
          <w:tab w:val="left" w:pos="2127"/>
        </w:tabs>
        <w:ind w:left="2127" w:hanging="2127"/>
      </w:pPr>
      <w:r w:rsidRPr="00500651">
        <w:rPr>
          <w:rStyle w:val="XML-Attriubute"/>
          <w:lang w:val="en-US"/>
        </w:rPr>
        <w:t>posttool</w:t>
      </w:r>
      <w:r w:rsidR="00DE6271" w:rsidRPr="005866C0">
        <w:rPr>
          <w:rStyle w:val="XML-Entity"/>
          <w:lang w:val="en-US"/>
        </w:rPr>
        <w:tab/>
      </w:r>
      <w:r w:rsidRPr="005866C0">
        <w:t xml:space="preserve">a chain of HPGL command which will send at the </w:t>
      </w:r>
      <w:r w:rsidR="003B795B">
        <w:t>end</w:t>
      </w:r>
      <w:r w:rsidRPr="005866C0">
        <w:t xml:space="preserve"> of a job. </w:t>
      </w:r>
      <w:r w:rsidR="003B795B">
        <w:br/>
      </w:r>
    </w:p>
    <w:p w:rsidR="008648C1" w:rsidRDefault="008648C1" w:rsidP="00E0624D">
      <w:pPr>
        <w:pStyle w:val="NoSpacing"/>
      </w:pPr>
      <w:r>
        <w:t>Example:</w:t>
      </w:r>
    </w:p>
    <w:p w:rsidR="00353580" w:rsidRPr="00E0624D" w:rsidRDefault="00353580" w:rsidP="00E0624D">
      <w:pPr>
        <w:pStyle w:val="NoSpacing"/>
        <w:rPr>
          <w:rStyle w:val="XML-Entity"/>
          <w:lang w:val="en-US"/>
        </w:rPr>
      </w:pPr>
      <w:r w:rsidRPr="00E0624D">
        <w:rPr>
          <w:rStyle w:val="XML-Entity"/>
          <w:lang w:val="en-US"/>
        </w:rPr>
        <w:t>…</w:t>
      </w:r>
    </w:p>
    <w:p w:rsidR="008648C1" w:rsidRPr="008648C1" w:rsidRDefault="008648C1" w:rsidP="00E0624D">
      <w:pPr>
        <w:pStyle w:val="NoSpacing"/>
        <w:rPr>
          <w:rStyle w:val="XML-Entity"/>
          <w:lang w:val="en-US"/>
        </w:rPr>
      </w:pPr>
      <w:r w:rsidRPr="00E0624D">
        <w:rPr>
          <w:rStyle w:val="XML-Value"/>
          <w:lang w:val="en-US"/>
        </w:rPr>
        <w:t>&lt;</w:t>
      </w:r>
      <w:r w:rsidRPr="008648C1">
        <w:rPr>
          <w:rStyle w:val="XML-Entity"/>
          <w:lang w:val="en-US"/>
        </w:rPr>
        <w:t xml:space="preserve">property </w:t>
      </w:r>
      <w:r w:rsidRPr="00E0624D">
        <w:rPr>
          <w:rStyle w:val="XML-Attriubute"/>
          <w:lang w:val="en-US"/>
        </w:rPr>
        <w:t>id</w:t>
      </w:r>
      <w:r w:rsidRPr="00E0624D">
        <w:rPr>
          <w:rStyle w:val="XML-Value"/>
          <w:lang w:val="en-US"/>
        </w:rPr>
        <w:t>="delay"</w:t>
      </w:r>
      <w:r w:rsidRPr="008648C1">
        <w:rPr>
          <w:rStyle w:val="XML-Entity"/>
          <w:lang w:val="en-US"/>
        </w:rPr>
        <w:t xml:space="preserve"> </w:t>
      </w:r>
      <w:r w:rsidRPr="00E0624D">
        <w:rPr>
          <w:rStyle w:val="XML-Attriubute"/>
          <w:lang w:val="en-US"/>
        </w:rPr>
        <w:t>value</w:t>
      </w:r>
      <w:r w:rsidRPr="00E0624D">
        <w:rPr>
          <w:rStyle w:val="XML-Value"/>
          <w:lang w:val="en-US"/>
        </w:rPr>
        <w:t>="300"</w:t>
      </w:r>
      <w:r w:rsidRPr="008648C1">
        <w:rPr>
          <w:rStyle w:val="XML-Entity"/>
          <w:lang w:val="en-US"/>
        </w:rPr>
        <w:t xml:space="preserve"> /&gt;</w:t>
      </w:r>
    </w:p>
    <w:p w:rsidR="008648C1" w:rsidRPr="008648C1" w:rsidRDefault="008648C1" w:rsidP="00E0624D">
      <w:pPr>
        <w:pStyle w:val="NoSpacing"/>
        <w:rPr>
          <w:rStyle w:val="XML-Entity"/>
          <w:lang w:val="en-US"/>
        </w:rPr>
      </w:pPr>
      <w:r w:rsidRPr="000E0ED3">
        <w:rPr>
          <w:rStyle w:val="XML-Value"/>
          <w:lang w:val="en-US"/>
        </w:rPr>
        <w:t>&lt;</w:t>
      </w:r>
      <w:r w:rsidRPr="008648C1">
        <w:rPr>
          <w:rStyle w:val="XML-Entity"/>
          <w:lang w:val="en-US"/>
        </w:rPr>
        <w:t xml:space="preserve">property </w:t>
      </w:r>
      <w:r w:rsidRPr="000E0ED3">
        <w:rPr>
          <w:rStyle w:val="XML-Attriubute"/>
          <w:lang w:val="en-US"/>
        </w:rPr>
        <w:t>id</w:t>
      </w:r>
      <w:r w:rsidRPr="000E0ED3">
        <w:rPr>
          <w:rStyle w:val="XML-Value"/>
          <w:lang w:val="en-US"/>
        </w:rPr>
        <w:t>="downacceleration"</w:t>
      </w:r>
      <w:r w:rsidRPr="008648C1">
        <w:rPr>
          <w:rStyle w:val="XML-Entity"/>
          <w:lang w:val="en-US"/>
        </w:rPr>
        <w:t xml:space="preserve"> </w:t>
      </w:r>
      <w:r w:rsidRPr="000E0ED3">
        <w:rPr>
          <w:rStyle w:val="XML-Attriubute"/>
          <w:lang w:val="en-US"/>
        </w:rPr>
        <w:t>value</w:t>
      </w:r>
      <w:r w:rsidRPr="000E0ED3">
        <w:rPr>
          <w:rStyle w:val="XML-Value"/>
          <w:lang w:val="en-US"/>
        </w:rPr>
        <w:t>="2"</w:t>
      </w:r>
      <w:r w:rsidRPr="008648C1">
        <w:rPr>
          <w:rStyle w:val="XML-Entity"/>
          <w:lang w:val="en-US"/>
        </w:rPr>
        <w:t xml:space="preserve"> /&gt;</w:t>
      </w:r>
    </w:p>
    <w:p w:rsidR="008648C1" w:rsidRPr="008648C1" w:rsidRDefault="008648C1" w:rsidP="00E0624D">
      <w:pPr>
        <w:pStyle w:val="NoSpacing"/>
        <w:rPr>
          <w:rStyle w:val="XML-Entity"/>
          <w:lang w:val="en-US"/>
        </w:rPr>
      </w:pPr>
      <w:r w:rsidRPr="000E0ED3">
        <w:rPr>
          <w:rStyle w:val="XML-Value"/>
          <w:lang w:val="en-US"/>
        </w:rPr>
        <w:t>&lt;</w:t>
      </w:r>
      <w:r w:rsidRPr="008648C1">
        <w:rPr>
          <w:rStyle w:val="XML-Entity"/>
          <w:lang w:val="en-US"/>
        </w:rPr>
        <w:t xml:space="preserve">property </w:t>
      </w:r>
      <w:r w:rsidRPr="000E0ED3">
        <w:rPr>
          <w:rStyle w:val="XML-Attriubute"/>
          <w:lang w:val="en-US"/>
        </w:rPr>
        <w:t>id</w:t>
      </w:r>
      <w:r w:rsidRPr="000E0ED3">
        <w:rPr>
          <w:rStyle w:val="XML-Value"/>
          <w:lang w:val="en-US"/>
        </w:rPr>
        <w:t>="upacceleration"</w:t>
      </w:r>
      <w:r w:rsidRPr="008648C1">
        <w:rPr>
          <w:rStyle w:val="XML-Entity"/>
          <w:lang w:val="en-US"/>
        </w:rPr>
        <w:t xml:space="preserve"> </w:t>
      </w:r>
      <w:r w:rsidRPr="000E0ED3">
        <w:rPr>
          <w:rStyle w:val="XML-Attriubute"/>
          <w:lang w:val="en-US"/>
        </w:rPr>
        <w:t>value</w:t>
      </w:r>
      <w:r w:rsidRPr="000E0ED3">
        <w:rPr>
          <w:rStyle w:val="XML-Value"/>
          <w:lang w:val="en-US"/>
        </w:rPr>
        <w:t>="4"</w:t>
      </w:r>
      <w:r w:rsidRPr="008648C1">
        <w:rPr>
          <w:rStyle w:val="XML-Entity"/>
          <w:lang w:val="en-US"/>
        </w:rPr>
        <w:t xml:space="preserve"> /&gt;</w:t>
      </w:r>
    </w:p>
    <w:p w:rsidR="008648C1" w:rsidRPr="008648C1" w:rsidRDefault="00353580" w:rsidP="00E0624D">
      <w:pPr>
        <w:pStyle w:val="NoSpacing"/>
        <w:rPr>
          <w:rStyle w:val="XML-Entity"/>
          <w:lang w:val="en-US"/>
        </w:rPr>
      </w:pPr>
      <w:r>
        <w:rPr>
          <w:rStyle w:val="XML-Entity"/>
          <w:lang w:val="en-US"/>
        </w:rPr>
        <w:t>…</w:t>
      </w:r>
    </w:p>
    <w:p w:rsidR="008648C1" w:rsidRPr="008648C1" w:rsidRDefault="008648C1" w:rsidP="00E0624D">
      <w:pPr>
        <w:pStyle w:val="NoSpacing"/>
        <w:rPr>
          <w:rStyle w:val="XML-Entity"/>
          <w:lang w:val="en-US"/>
        </w:rPr>
      </w:pPr>
      <w:r w:rsidRPr="00353580">
        <w:rPr>
          <w:rStyle w:val="XML-Value"/>
          <w:lang w:val="en-US"/>
        </w:rPr>
        <w:t>&lt;</w:t>
      </w:r>
      <w:r w:rsidRPr="008648C1">
        <w:rPr>
          <w:rStyle w:val="XML-Entity"/>
          <w:lang w:val="en-US"/>
        </w:rPr>
        <w:t xml:space="preserve">property </w:t>
      </w:r>
      <w:r w:rsidRPr="00353580">
        <w:rPr>
          <w:rStyle w:val="XML-Attriubute"/>
          <w:lang w:val="en-US"/>
        </w:rPr>
        <w:t>id</w:t>
      </w:r>
      <w:r w:rsidRPr="00353580">
        <w:rPr>
          <w:rStyle w:val="XML-Value"/>
          <w:lang w:val="en-US"/>
        </w:rPr>
        <w:t>="prejob"</w:t>
      </w:r>
      <w:r w:rsidRPr="008648C1">
        <w:rPr>
          <w:rStyle w:val="XML-Entity"/>
          <w:lang w:val="en-US"/>
        </w:rPr>
        <w:t xml:space="preserve"> </w:t>
      </w:r>
      <w:r w:rsidRPr="00353580">
        <w:rPr>
          <w:rStyle w:val="XML-Attriubute"/>
          <w:lang w:val="en-US"/>
        </w:rPr>
        <w:t>text</w:t>
      </w:r>
      <w:r w:rsidR="00353580" w:rsidRPr="00353580">
        <w:rPr>
          <w:rStyle w:val="XML-Value"/>
          <w:lang w:val="en-US"/>
        </w:rPr>
        <w:t>="PU;PA;PB2,1;</w:t>
      </w:r>
      <w:r w:rsidRPr="00353580">
        <w:rPr>
          <w:rStyle w:val="XML-Value"/>
          <w:lang w:val="en-US"/>
        </w:rPr>
        <w:t>SD{delay};AS{downacceleration},{upacceleration};RS0,0,0;"/&gt;</w:t>
      </w:r>
    </w:p>
    <w:p w:rsidR="008648C1" w:rsidRPr="008648C1" w:rsidRDefault="00353580" w:rsidP="00E0624D">
      <w:pPr>
        <w:pStyle w:val="NoSpacing"/>
      </w:pPr>
      <w:r>
        <w:rPr>
          <w:rStyle w:val="XML-Entity"/>
          <w:lang w:val="en-US"/>
        </w:rPr>
        <w:t>…</w:t>
      </w:r>
      <w:r w:rsidR="00E0624D">
        <w:rPr>
          <w:rStyle w:val="XML-Entity"/>
          <w:lang w:val="en-US"/>
        </w:rPr>
        <w:br/>
      </w:r>
      <w:r>
        <w:rPr>
          <w:rStyle w:val="XML-Entity"/>
          <w:lang w:val="en-US"/>
        </w:rPr>
        <w:br/>
      </w:r>
      <w:r w:rsidR="008648C1" w:rsidRPr="008648C1">
        <w:t>The final output will be:</w:t>
      </w:r>
      <w:r w:rsidR="00E0624D">
        <w:br/>
      </w:r>
    </w:p>
    <w:p w:rsidR="008648C1" w:rsidRPr="000E0ED3" w:rsidRDefault="00353580" w:rsidP="00E0624D">
      <w:pPr>
        <w:pStyle w:val="NoSpacing"/>
        <w:rPr>
          <w:rStyle w:val="XML-Entity"/>
          <w:color w:val="auto"/>
          <w:lang w:val="en-US"/>
        </w:rPr>
      </w:pPr>
      <w:r w:rsidRPr="000E0ED3">
        <w:rPr>
          <w:rStyle w:val="XML-Entity"/>
          <w:color w:val="auto"/>
          <w:lang w:val="en-US"/>
        </w:rPr>
        <w:t>PU;PA;PB2,1;</w:t>
      </w:r>
      <w:r w:rsidR="008648C1" w:rsidRPr="000E0ED3">
        <w:rPr>
          <w:rStyle w:val="XML-Entity"/>
          <w:color w:val="auto"/>
          <w:lang w:val="en-US"/>
        </w:rPr>
        <w:t>SD300;AS2,4;RS0,0,0;</w:t>
      </w:r>
    </w:p>
    <w:p w:rsidR="00B13F67" w:rsidRPr="008648C1" w:rsidRDefault="00B13F67" w:rsidP="008648C1">
      <w:pPr>
        <w:rPr>
          <w:rStyle w:val="XML-Entity"/>
          <w:lang w:val="en-US"/>
        </w:rPr>
      </w:pPr>
      <w:r w:rsidRPr="008648C1">
        <w:rPr>
          <w:rStyle w:val="XML-Entity"/>
          <w:lang w:val="en-US"/>
        </w:rPr>
        <w:br w:type="page"/>
      </w:r>
    </w:p>
    <w:p w:rsidR="00B162CA" w:rsidRDefault="00471241" w:rsidP="000C1AA7">
      <w:pPr>
        <w:pStyle w:val="Heading3"/>
      </w:pPr>
      <w:r w:rsidRPr="005866C0">
        <w:lastRenderedPageBreak/>
        <w:t>*.</w:t>
      </w:r>
      <w:r w:rsidR="00B162CA" w:rsidRPr="005866C0">
        <w:t>material.xml</w:t>
      </w:r>
    </w:p>
    <w:p w:rsidR="00BB06DD" w:rsidRPr="00BB06DD" w:rsidRDefault="00BB06DD" w:rsidP="00BB06DD">
      <w:r>
        <w:t>In a material-file we define names and tool settings for different materials. Every material that we define needs a unique ID. All settings with the same ID will be collected as same material. It is only necessary to define tool settings which differ from settings defined in the device files. It is not necessary to differ in the material definition between different devices. Only tool related settings are possible.</w:t>
      </w:r>
    </w:p>
    <w:p w:rsidR="006D2348" w:rsidRPr="005866C0" w:rsidRDefault="006D2348" w:rsidP="006D2348">
      <w:r w:rsidRPr="005866C0">
        <w:t>It can exist as much material.xml files as needed. It’s a good idea to create for each kind of material a separate file, but this is not mandatory.</w:t>
      </w:r>
    </w:p>
    <w:p w:rsidR="00694691" w:rsidRPr="005866C0" w:rsidRDefault="00694691" w:rsidP="00694691">
      <w:r w:rsidRPr="005866C0">
        <w:t>Example for a simple material:</w:t>
      </w:r>
    </w:p>
    <w:p w:rsidR="00694691" w:rsidRPr="000E0ED3" w:rsidRDefault="00694691" w:rsidP="00694691">
      <w:pPr>
        <w:pStyle w:val="NoSpacing"/>
        <w:tabs>
          <w:tab w:val="left" w:pos="284"/>
          <w:tab w:val="left" w:pos="567"/>
        </w:tabs>
        <w:rPr>
          <w:rStyle w:val="XML-Value"/>
          <w:lang w:val="en-US"/>
        </w:rPr>
      </w:pPr>
      <w:r w:rsidRPr="000E0ED3">
        <w:rPr>
          <w:rStyle w:val="XML-Value"/>
          <w:lang w:val="en-US"/>
        </w:rPr>
        <w:t>&lt;</w:t>
      </w:r>
      <w:r w:rsidRPr="000E0ED3">
        <w:rPr>
          <w:rStyle w:val="XML-Entity"/>
          <w:lang w:val="en-US"/>
        </w:rPr>
        <w:t>materials</w:t>
      </w:r>
      <w:r w:rsidRPr="000E0ED3">
        <w:rPr>
          <w:rStyle w:val="XML-Value"/>
          <w:lang w:val="en-US"/>
        </w:rPr>
        <w:t>&gt;</w:t>
      </w:r>
    </w:p>
    <w:p w:rsidR="00694691" w:rsidRPr="000E0ED3" w:rsidRDefault="00694691" w:rsidP="00694691">
      <w:pPr>
        <w:pStyle w:val="NoSpacing"/>
        <w:tabs>
          <w:tab w:val="left" w:pos="284"/>
          <w:tab w:val="left" w:pos="567"/>
        </w:tabs>
        <w:rPr>
          <w:rStyle w:val="XML-Value"/>
          <w:lang w:val="en-US"/>
        </w:rPr>
      </w:pPr>
      <w:r w:rsidRPr="000E0ED3">
        <w:rPr>
          <w:rStyle w:val="XML-Value"/>
          <w:lang w:val="en-US"/>
        </w:rPr>
        <w:tab/>
        <w:t>&lt;</w:t>
      </w:r>
      <w:r w:rsidRPr="000E0ED3">
        <w:rPr>
          <w:rStyle w:val="XML-Entity"/>
          <w:lang w:val="en-US"/>
        </w:rPr>
        <w:t>material</w:t>
      </w:r>
      <w:r w:rsidRPr="000E0ED3">
        <w:rPr>
          <w:rStyle w:val="XML-Value"/>
          <w:lang w:val="en-US"/>
        </w:rPr>
        <w:t> </w:t>
      </w:r>
      <w:r w:rsidRPr="000E0ED3">
        <w:rPr>
          <w:rStyle w:val="XML-Attriubute"/>
          <w:lang w:val="en-US"/>
        </w:rPr>
        <w:t>id</w:t>
      </w:r>
      <w:r w:rsidRPr="000E0ED3">
        <w:rPr>
          <w:rStyle w:val="XML-Value"/>
          <w:lang w:val="en-US"/>
        </w:rPr>
        <w:t>="foamboard_3mm" </w:t>
      </w:r>
      <w:r w:rsidRPr="000E0ED3">
        <w:rPr>
          <w:rStyle w:val="XML-Attriubute"/>
          <w:lang w:val="en-US"/>
        </w:rPr>
        <w:t>display</w:t>
      </w:r>
      <w:r>
        <w:rPr>
          <w:rStyle w:val="XML-Value"/>
          <w:lang w:val="en-US"/>
        </w:rPr>
        <w:t>="Foamboard 3 mm"</w:t>
      </w:r>
      <w:r w:rsidRPr="000E0ED3">
        <w:rPr>
          <w:rStyle w:val="XML-Value"/>
          <w:lang w:val="en-US"/>
        </w:rPr>
        <w:t>&gt;</w:t>
      </w:r>
    </w:p>
    <w:p w:rsidR="00694691" w:rsidRPr="000E0ED3" w:rsidRDefault="00694691" w:rsidP="00694691">
      <w:pPr>
        <w:pStyle w:val="NoSpacing"/>
        <w:tabs>
          <w:tab w:val="left" w:pos="284"/>
          <w:tab w:val="left" w:pos="567"/>
        </w:tabs>
        <w:rPr>
          <w:rStyle w:val="XML-Value"/>
          <w:lang w:val="en-US"/>
        </w:rPr>
      </w:pPr>
      <w:r w:rsidRPr="000E0ED3">
        <w:rPr>
          <w:rStyle w:val="XML-Value"/>
          <w:lang w:val="en-US"/>
        </w:rPr>
        <w:tab/>
      </w:r>
      <w:r w:rsidRPr="000E0ED3">
        <w:rPr>
          <w:rStyle w:val="XML-Value"/>
          <w:lang w:val="en-US"/>
        </w:rPr>
        <w:tab/>
        <w:t>&lt;</w:t>
      </w:r>
      <w:r w:rsidRPr="000E0ED3">
        <w:rPr>
          <w:rStyle w:val="XML-Entity"/>
          <w:lang w:val="en-US"/>
        </w:rPr>
        <w:t>toolsettings</w:t>
      </w:r>
      <w:r w:rsidRPr="000E0ED3">
        <w:rPr>
          <w:rStyle w:val="XML-Value"/>
          <w:lang w:val="en-US"/>
        </w:rPr>
        <w:t> </w:t>
      </w:r>
      <w:r w:rsidRPr="000E0ED3">
        <w:rPr>
          <w:rStyle w:val="XML-Attriubute"/>
          <w:lang w:val="en-US"/>
        </w:rPr>
        <w:t>id</w:t>
      </w:r>
      <w:r w:rsidRPr="000E0ED3">
        <w:rPr>
          <w:rStyle w:val="XML-Value"/>
          <w:lang w:val="en-US"/>
        </w:rPr>
        <w:t>="</w:t>
      </w:r>
      <w:r>
        <w:rPr>
          <w:rStyle w:val="XML-Value"/>
          <w:lang w:val="en-US"/>
        </w:rPr>
        <w:t>TOOL</w:t>
      </w:r>
      <w:r w:rsidRPr="000E0ED3">
        <w:rPr>
          <w:rStyle w:val="XML-Value"/>
          <w:lang w:val="en-US"/>
        </w:rPr>
        <w:t>" </w:t>
      </w:r>
      <w:r w:rsidRPr="000E0ED3">
        <w:rPr>
          <w:rStyle w:val="XML-Attriubute"/>
          <w:lang w:val="en-US"/>
        </w:rPr>
        <w:t>speeddown</w:t>
      </w:r>
      <w:r w:rsidRPr="000E0ED3">
        <w:rPr>
          <w:rStyle w:val="XML-Value"/>
          <w:lang w:val="en-US"/>
        </w:rPr>
        <w:t>="</w:t>
      </w:r>
      <w:r>
        <w:rPr>
          <w:rStyle w:val="XML-Value"/>
          <w:lang w:val="en-US"/>
        </w:rPr>
        <w:t>50</w:t>
      </w:r>
      <w:r w:rsidRPr="000E0ED3">
        <w:rPr>
          <w:rStyle w:val="XML-Value"/>
          <w:lang w:val="en-US"/>
        </w:rPr>
        <w:t>"/&gt;</w:t>
      </w:r>
    </w:p>
    <w:p w:rsidR="00694691" w:rsidRPr="000E0ED3" w:rsidRDefault="00694691" w:rsidP="00694691">
      <w:pPr>
        <w:pStyle w:val="NoSpacing"/>
        <w:tabs>
          <w:tab w:val="left" w:pos="284"/>
          <w:tab w:val="left" w:pos="567"/>
        </w:tabs>
        <w:rPr>
          <w:rStyle w:val="XML-Value"/>
          <w:lang w:val="en-US"/>
        </w:rPr>
      </w:pPr>
      <w:r w:rsidRPr="000E0ED3">
        <w:rPr>
          <w:rStyle w:val="XML-Value"/>
          <w:lang w:val="en-US"/>
        </w:rPr>
        <w:tab/>
        <w:t>&lt;/</w:t>
      </w:r>
      <w:r w:rsidRPr="000E0ED3">
        <w:rPr>
          <w:rStyle w:val="XML-Entity"/>
          <w:lang w:val="en-US"/>
        </w:rPr>
        <w:t>material</w:t>
      </w:r>
      <w:r w:rsidRPr="000E0ED3">
        <w:rPr>
          <w:rStyle w:val="XML-Value"/>
          <w:lang w:val="en-US"/>
        </w:rPr>
        <w:t>&gt;</w:t>
      </w:r>
    </w:p>
    <w:p w:rsidR="00694691" w:rsidRDefault="00694691" w:rsidP="00694691">
      <w:pPr>
        <w:pStyle w:val="NoSpacing"/>
        <w:tabs>
          <w:tab w:val="left" w:pos="284"/>
          <w:tab w:val="left" w:pos="567"/>
        </w:tabs>
        <w:rPr>
          <w:rStyle w:val="XML-Value"/>
          <w:lang w:val="en-US"/>
        </w:rPr>
      </w:pPr>
      <w:r w:rsidRPr="000E0ED3">
        <w:rPr>
          <w:rStyle w:val="XML-Value"/>
          <w:lang w:val="en-US"/>
        </w:rPr>
        <w:t>&lt;/</w:t>
      </w:r>
      <w:r w:rsidRPr="000E0ED3">
        <w:rPr>
          <w:rStyle w:val="XML-Entity"/>
          <w:lang w:val="en-US"/>
        </w:rPr>
        <w:t>materials</w:t>
      </w:r>
      <w:r w:rsidRPr="000E0ED3">
        <w:rPr>
          <w:rStyle w:val="XML-Value"/>
          <w:lang w:val="en-US"/>
        </w:rPr>
        <w:t>&gt;</w:t>
      </w:r>
    </w:p>
    <w:p w:rsidR="00694691" w:rsidRPr="000E0ED3" w:rsidRDefault="00694691" w:rsidP="00694691">
      <w:pPr>
        <w:pStyle w:val="NoSpacing"/>
        <w:tabs>
          <w:tab w:val="left" w:pos="284"/>
          <w:tab w:val="left" w:pos="567"/>
        </w:tabs>
        <w:rPr>
          <w:rStyle w:val="XML-Value"/>
          <w:lang w:val="en-US"/>
        </w:rPr>
      </w:pPr>
    </w:p>
    <w:p w:rsidR="006D2348" w:rsidRPr="005866C0" w:rsidRDefault="006D2348" w:rsidP="006D2348">
      <w:r w:rsidRPr="005866C0">
        <w:t xml:space="preserve">Root entity: </w:t>
      </w:r>
      <w:r w:rsidRPr="005866C0">
        <w:rPr>
          <w:rStyle w:val="XML-Entity"/>
          <w:lang w:val="en-US"/>
        </w:rPr>
        <w:t>materials</w:t>
      </w:r>
      <w:r w:rsidRPr="005866C0">
        <w:t>, no attributes</w:t>
      </w:r>
    </w:p>
    <w:p w:rsidR="00BE1064" w:rsidRPr="005866C0" w:rsidRDefault="006D2348" w:rsidP="001716DC">
      <w:r w:rsidRPr="005866C0">
        <w:t xml:space="preserve">Sub entity </w:t>
      </w:r>
      <w:r w:rsidR="00BE1064" w:rsidRPr="005866C0">
        <w:rPr>
          <w:rStyle w:val="XML-Entity"/>
          <w:lang w:val="en-US"/>
        </w:rPr>
        <w:t>material</w:t>
      </w:r>
      <w:r w:rsidR="00BE1064" w:rsidRPr="005866C0">
        <w:t xml:space="preserve"> </w:t>
      </w:r>
      <w:r w:rsidRPr="005866C0">
        <w:t>mandatory attributes</w:t>
      </w:r>
      <w:r w:rsidR="00BE1064" w:rsidRPr="005866C0">
        <w:t xml:space="preserve">: </w:t>
      </w:r>
      <w:r w:rsidR="00BE1064" w:rsidRPr="000E0ED3">
        <w:rPr>
          <w:rStyle w:val="XML-Attriubute"/>
          <w:lang w:val="en-US"/>
        </w:rPr>
        <w:t>id, display</w:t>
      </w:r>
      <w:r w:rsidR="00BE1064" w:rsidRPr="005866C0">
        <w:t xml:space="preserve"> </w:t>
      </w:r>
      <w:r w:rsidRPr="005866C0">
        <w:t>optional attribute</w:t>
      </w:r>
      <w:r w:rsidR="00BE1064" w:rsidRPr="005866C0">
        <w:t xml:space="preserve">: </w:t>
      </w:r>
      <w:r w:rsidR="00BE1064" w:rsidRPr="000E0ED3">
        <w:rPr>
          <w:rStyle w:val="XML-Attriubute"/>
          <w:lang w:val="en-US"/>
        </w:rPr>
        <w:t>BoundBoxTool</w:t>
      </w:r>
    </w:p>
    <w:p w:rsidR="00BE1064" w:rsidRPr="005866C0" w:rsidRDefault="00246642" w:rsidP="00246642">
      <w:pPr>
        <w:pStyle w:val="NoSpacing"/>
        <w:ind w:left="2127" w:hanging="2127"/>
      </w:pPr>
      <w:r w:rsidRPr="000E0ED3">
        <w:rPr>
          <w:rStyle w:val="XML-Attriubute"/>
          <w:lang w:val="en-US"/>
        </w:rPr>
        <w:t xml:space="preserve">id </w:t>
      </w:r>
      <w:r w:rsidR="006D2348" w:rsidRPr="000E0ED3">
        <w:rPr>
          <w:rStyle w:val="XML-Attriubute"/>
          <w:lang w:val="en-US"/>
        </w:rPr>
        <w:tab/>
      </w:r>
      <w:r w:rsidRPr="005866C0">
        <w:t xml:space="preserve">unique </w:t>
      </w:r>
      <w:r w:rsidR="00BE1064" w:rsidRPr="005866C0">
        <w:t xml:space="preserve">id </w:t>
      </w:r>
      <w:r w:rsidRPr="005866C0">
        <w:t>of the material</w:t>
      </w:r>
      <w:r w:rsidR="00BE1064" w:rsidRPr="005866C0">
        <w:t xml:space="preserve">, </w:t>
      </w:r>
      <w:r w:rsidRPr="005866C0">
        <w:t>it has to be unique for all material.xml files</w:t>
      </w:r>
    </w:p>
    <w:p w:rsidR="00BE1064" w:rsidRPr="005866C0" w:rsidRDefault="00246642" w:rsidP="00246642">
      <w:pPr>
        <w:pStyle w:val="NoSpacing"/>
        <w:ind w:left="2127" w:hanging="2127"/>
      </w:pPr>
      <w:r w:rsidRPr="000E0ED3">
        <w:rPr>
          <w:rStyle w:val="XML-Attriubute"/>
          <w:lang w:val="en-US"/>
        </w:rPr>
        <w:t xml:space="preserve">display </w:t>
      </w:r>
      <w:r w:rsidR="006D2348" w:rsidRPr="005866C0">
        <w:tab/>
      </w:r>
      <w:r w:rsidRPr="005866C0">
        <w:t>name of the material how it will displayed in the Plug-In</w:t>
      </w:r>
    </w:p>
    <w:p w:rsidR="006D2348" w:rsidRPr="005866C0" w:rsidRDefault="006D2348" w:rsidP="00246642">
      <w:pPr>
        <w:ind w:left="2127" w:hanging="2127"/>
      </w:pPr>
      <w:r w:rsidRPr="000E0ED3">
        <w:rPr>
          <w:rStyle w:val="XML-Attriubute"/>
          <w:lang w:val="en-US"/>
        </w:rPr>
        <w:t>BoundBoxTool</w:t>
      </w:r>
      <w:r w:rsidR="00246642" w:rsidRPr="005866C0">
        <w:rPr>
          <w:rStyle w:val="XML-Entity"/>
          <w:lang w:val="en-US"/>
        </w:rPr>
        <w:tab/>
      </w:r>
      <w:r w:rsidR="00246642" w:rsidRPr="005866C0">
        <w:t>id of the tool (see *.device.xml) to cut the bounding box.</w:t>
      </w:r>
    </w:p>
    <w:p w:rsidR="00230032" w:rsidRPr="005866C0" w:rsidRDefault="00246642" w:rsidP="001716DC">
      <w:r w:rsidRPr="005866C0">
        <w:t xml:space="preserve">Sub entity </w:t>
      </w:r>
      <w:r w:rsidR="00230032" w:rsidRPr="005866C0">
        <w:rPr>
          <w:rStyle w:val="XML-Entity"/>
          <w:lang w:val="en-US"/>
        </w:rPr>
        <w:t>toolsettings</w:t>
      </w:r>
      <w:r w:rsidRPr="005866C0">
        <w:rPr>
          <w:rStyle w:val="XML-Entity"/>
          <w:lang w:val="en-US"/>
        </w:rPr>
        <w:t xml:space="preserve"> </w:t>
      </w:r>
      <w:r w:rsidRPr="005866C0">
        <w:t xml:space="preserve">mandatory attribute: </w:t>
      </w:r>
      <w:r w:rsidRPr="00E0624D">
        <w:rPr>
          <w:rStyle w:val="XML-Attriubute"/>
          <w:lang w:val="en-US"/>
        </w:rPr>
        <w:t>id</w:t>
      </w:r>
    </w:p>
    <w:p w:rsidR="00BE1064" w:rsidRPr="005866C0" w:rsidRDefault="00BE1064" w:rsidP="001716DC">
      <w:r w:rsidRPr="000E0ED3">
        <w:rPr>
          <w:rStyle w:val="XML-Attriubute"/>
          <w:lang w:val="en-US"/>
        </w:rPr>
        <w:t>id</w:t>
      </w:r>
      <w:r w:rsidR="00230032" w:rsidRPr="005866C0">
        <w:tab/>
      </w:r>
      <w:r w:rsidR="00246642" w:rsidRPr="005866C0">
        <w:t>ID of the tool which we override a value</w:t>
      </w:r>
    </w:p>
    <w:p w:rsidR="00230032" w:rsidRPr="005866C0" w:rsidRDefault="00246642" w:rsidP="001716DC">
      <w:r w:rsidRPr="005866C0">
        <w:t>The following attributes are allowed. The values will override the definition in the device.xml</w:t>
      </w:r>
      <w:r w:rsidR="00230032" w:rsidRPr="005866C0">
        <w:t xml:space="preserve"> </w:t>
      </w:r>
    </w:p>
    <w:p w:rsidR="00694691" w:rsidRDefault="00246642" w:rsidP="00694691">
      <w:pPr>
        <w:pStyle w:val="NoSpacing"/>
        <w:rPr>
          <w:rStyle w:val="XML-Attriubute"/>
          <w:lang w:val="en-US"/>
        </w:rPr>
      </w:pPr>
      <w:r w:rsidRPr="000E0ED3">
        <w:rPr>
          <w:rStyle w:val="XML-Attriubute"/>
          <w:lang w:val="en-US"/>
        </w:rPr>
        <w:t xml:space="preserve">speedup, </w:t>
      </w:r>
      <w:r w:rsidR="00BE1064" w:rsidRPr="000E0ED3">
        <w:rPr>
          <w:rStyle w:val="XML-Attriubute"/>
          <w:lang w:val="en-US"/>
        </w:rPr>
        <w:t>speeddown</w:t>
      </w:r>
      <w:r w:rsidRPr="000E0ED3">
        <w:rPr>
          <w:rStyle w:val="XML-Attriubute"/>
          <w:lang w:val="en-US"/>
        </w:rPr>
        <w:t xml:space="preserve">, </w:t>
      </w:r>
      <w:r w:rsidR="00BE1064" w:rsidRPr="000E0ED3">
        <w:rPr>
          <w:rStyle w:val="XML-Attriubute"/>
          <w:lang w:val="en-US"/>
        </w:rPr>
        <w:t>zposup</w:t>
      </w:r>
      <w:r w:rsidRPr="000E0ED3">
        <w:rPr>
          <w:rStyle w:val="XML-Attriubute"/>
          <w:lang w:val="en-US"/>
        </w:rPr>
        <w:t xml:space="preserve">, zposdown, </w:t>
      </w:r>
      <w:r w:rsidR="00BE1064" w:rsidRPr="000E0ED3">
        <w:rPr>
          <w:rStyle w:val="XML-Attriubute"/>
          <w:lang w:val="en-US"/>
        </w:rPr>
        <w:t>pretool</w:t>
      </w:r>
      <w:r w:rsidRPr="000E0ED3">
        <w:rPr>
          <w:rStyle w:val="XML-Attriubute"/>
          <w:lang w:val="en-US"/>
        </w:rPr>
        <w:t xml:space="preserve">, </w:t>
      </w:r>
      <w:r w:rsidR="00BE1064" w:rsidRPr="000E0ED3">
        <w:rPr>
          <w:rStyle w:val="XML-Attriubute"/>
          <w:lang w:val="en-US"/>
        </w:rPr>
        <w:t>posttool</w:t>
      </w:r>
      <w:r w:rsidRPr="000E0ED3">
        <w:rPr>
          <w:rStyle w:val="XML-Attriubute"/>
          <w:lang w:val="en-US"/>
        </w:rPr>
        <w:t xml:space="preserve">, </w:t>
      </w:r>
      <w:r w:rsidR="00BE1064" w:rsidRPr="000E0ED3">
        <w:rPr>
          <w:rStyle w:val="XML-Attriubute"/>
          <w:lang w:val="en-US"/>
        </w:rPr>
        <w:t>powerwork</w:t>
      </w:r>
      <w:r w:rsidRPr="000E0ED3">
        <w:rPr>
          <w:rStyle w:val="XML-Attriubute"/>
          <w:lang w:val="en-US"/>
        </w:rPr>
        <w:t xml:space="preserve">, </w:t>
      </w:r>
      <w:r w:rsidR="00BE1064" w:rsidRPr="000E0ED3">
        <w:rPr>
          <w:rStyle w:val="XML-Attriubute"/>
          <w:lang w:val="en-US"/>
        </w:rPr>
        <w:t>powermin</w:t>
      </w:r>
      <w:r w:rsidRPr="000E0ED3">
        <w:rPr>
          <w:rStyle w:val="XML-Attriubute"/>
          <w:lang w:val="en-US"/>
        </w:rPr>
        <w:t xml:space="preserve">, </w:t>
      </w:r>
      <w:r w:rsidR="00BE1064" w:rsidRPr="000E0ED3">
        <w:rPr>
          <w:rStyle w:val="XML-Attriubute"/>
          <w:lang w:val="en-US"/>
        </w:rPr>
        <w:t>powerrecess</w:t>
      </w:r>
      <w:r w:rsidRPr="000E0ED3">
        <w:rPr>
          <w:rStyle w:val="XML-Attriubute"/>
          <w:lang w:val="en-US"/>
        </w:rPr>
        <w:t xml:space="preserve">, </w:t>
      </w:r>
      <w:r w:rsidR="00BE1064" w:rsidRPr="000E0ED3">
        <w:rPr>
          <w:rStyle w:val="XML-Attriubute"/>
          <w:lang w:val="en-US"/>
        </w:rPr>
        <w:t>interuptiontime</w:t>
      </w:r>
    </w:p>
    <w:p w:rsidR="00694691" w:rsidRPr="000E0ED3" w:rsidRDefault="00694691" w:rsidP="00694691">
      <w:pPr>
        <w:pStyle w:val="NoSpacing"/>
        <w:rPr>
          <w:rStyle w:val="XML-Attriubute"/>
          <w:lang w:val="en-US"/>
        </w:rPr>
      </w:pPr>
    </w:p>
    <w:p w:rsidR="00962DD1" w:rsidRDefault="00962DD1">
      <w:pPr>
        <w:rPr>
          <w:ins w:id="320" w:author="Holger Rasch" w:date="2014-07-02T17:51:00Z"/>
        </w:rPr>
      </w:pPr>
      <w:ins w:id="321" w:author="Holger Rasch" w:date="2014-07-02T17:51:00Z">
        <w:r>
          <w:br w:type="page"/>
        </w:r>
      </w:ins>
    </w:p>
    <w:p w:rsidR="0030102F" w:rsidRDefault="00962DD1" w:rsidP="00962DD1">
      <w:pPr>
        <w:pStyle w:val="Heading2"/>
        <w:rPr>
          <w:ins w:id="322" w:author="Holger Rasch" w:date="2014-07-02T17:51:00Z"/>
        </w:rPr>
        <w:pPrChange w:id="323" w:author="Holger Rasch" w:date="2014-07-02T17:56:00Z">
          <w:pPr/>
        </w:pPrChange>
      </w:pPr>
      <w:ins w:id="324" w:author="Holger Rasch" w:date="2014-07-02T17:56:00Z">
        <w:r>
          <w:t xml:space="preserve">Defaults </w:t>
        </w:r>
      </w:ins>
      <w:ins w:id="325" w:author="Holger Rasch" w:date="2014-07-02T17:51:00Z">
        <w:r>
          <w:t>Settings</w:t>
        </w:r>
      </w:ins>
    </w:p>
    <w:p w:rsidR="00962DD1" w:rsidRDefault="00962DD1">
      <w:pPr>
        <w:rPr>
          <w:ins w:id="326" w:author="Holger Rasch" w:date="2014-07-02T17:51:00Z"/>
        </w:rPr>
      </w:pPr>
      <w:proofErr w:type="spellStart"/>
      <w:proofErr w:type="gramStart"/>
      <w:ins w:id="327" w:author="Holger Rasch" w:date="2014-07-02T17:56:00Z">
        <w:r>
          <w:t>p</w:t>
        </w:r>
      </w:ins>
      <w:ins w:id="328" w:author="Holger Rasch" w:date="2014-07-02T17:51:00Z">
        <w:r>
          <w:t>lexiglass</w:t>
        </w:r>
        <w:proofErr w:type="spellEnd"/>
        <w:proofErr w:type="gramEnd"/>
        <w:r>
          <w:t xml:space="preserve"> / acrylic @ 7mm distance</w:t>
        </w:r>
      </w:ins>
    </w:p>
    <w:p w:rsidR="00962DD1" w:rsidRDefault="00962DD1">
      <w:pPr>
        <w:rPr>
          <w:ins w:id="329" w:author="Holger Rasch" w:date="2014-07-02T17:51:00Z"/>
        </w:rPr>
      </w:pPr>
    </w:p>
    <w:tbl>
      <w:tblPr>
        <w:tblStyle w:val="MediumShading1-Accent3"/>
        <w:tblW w:w="0" w:type="auto"/>
        <w:tblLook w:val="04A0" w:firstRow="1" w:lastRow="0" w:firstColumn="1" w:lastColumn="0" w:noHBand="0" w:noVBand="1"/>
        <w:tblPrChange w:id="330" w:author="Holger Rasch" w:date="2014-07-02T17:58:00Z">
          <w:tblPr>
            <w:tblStyle w:val="TableGrid"/>
            <w:tblW w:w="0" w:type="auto"/>
            <w:tblLook w:val="04A0" w:firstRow="1" w:lastRow="0" w:firstColumn="1" w:lastColumn="0" w:noHBand="0" w:noVBand="1"/>
          </w:tblPr>
        </w:tblPrChange>
      </w:tblPr>
      <w:tblGrid>
        <w:gridCol w:w="2421"/>
        <w:gridCol w:w="2421"/>
        <w:gridCol w:w="2422"/>
        <w:gridCol w:w="1219"/>
        <w:tblGridChange w:id="331">
          <w:tblGrid>
            <w:gridCol w:w="2421"/>
            <w:gridCol w:w="2421"/>
            <w:gridCol w:w="2422"/>
            <w:gridCol w:w="2422"/>
          </w:tblGrid>
        </w:tblGridChange>
      </w:tblGrid>
      <w:tr w:rsidR="00962DD1" w:rsidTr="00962DD1">
        <w:trPr>
          <w:cnfStyle w:val="100000000000" w:firstRow="1" w:lastRow="0" w:firstColumn="0" w:lastColumn="0" w:oddVBand="0" w:evenVBand="0" w:oddHBand="0" w:evenHBand="0" w:firstRowFirstColumn="0" w:firstRowLastColumn="0" w:lastRowFirstColumn="0" w:lastRowLastColumn="0"/>
          <w:ins w:id="332" w:author="Holger Rasch" w:date="2014-07-02T17:51:00Z"/>
        </w:trPr>
        <w:tc>
          <w:tcPr>
            <w:cnfStyle w:val="001000000000" w:firstRow="0" w:lastRow="0" w:firstColumn="1" w:lastColumn="0" w:oddVBand="0" w:evenVBand="0" w:oddHBand="0" w:evenHBand="0" w:firstRowFirstColumn="0" w:firstRowLastColumn="0" w:lastRowFirstColumn="0" w:lastRowLastColumn="0"/>
            <w:tcW w:w="2421" w:type="dxa"/>
            <w:tcPrChange w:id="333" w:author="Holger Rasch" w:date="2014-07-02T17:58:00Z">
              <w:tcPr>
                <w:tcW w:w="2421" w:type="dxa"/>
              </w:tcPr>
            </w:tcPrChange>
          </w:tcPr>
          <w:p w:rsidR="00962DD1" w:rsidRDefault="00962DD1">
            <w:pPr>
              <w:cnfStyle w:val="101000000000" w:firstRow="1" w:lastRow="0" w:firstColumn="1" w:lastColumn="0" w:oddVBand="0" w:evenVBand="0" w:oddHBand="0" w:evenHBand="0" w:firstRowFirstColumn="0" w:firstRowLastColumn="0" w:lastRowFirstColumn="0" w:lastRowLastColumn="0"/>
              <w:rPr>
                <w:ins w:id="334" w:author="Holger Rasch" w:date="2014-07-02T17:51:00Z"/>
              </w:rPr>
            </w:pPr>
            <w:ins w:id="335" w:author="Holger Rasch" w:date="2014-07-02T18:01:00Z">
              <w:r>
                <w:t>t</w:t>
              </w:r>
            </w:ins>
            <w:ins w:id="336" w:author="Holger Rasch" w:date="2014-07-02T17:51:00Z">
              <w:r>
                <w:t xml:space="preserve">hickness </w:t>
              </w:r>
            </w:ins>
            <w:ins w:id="337" w:author="Holger Rasch" w:date="2014-07-02T18:00:00Z">
              <w:r>
                <w:br/>
              </w:r>
            </w:ins>
            <w:ins w:id="338" w:author="Holger Rasch" w:date="2014-07-02T17:52:00Z">
              <w:r>
                <w:t>[mm]</w:t>
              </w:r>
            </w:ins>
          </w:p>
        </w:tc>
        <w:tc>
          <w:tcPr>
            <w:tcW w:w="2421" w:type="dxa"/>
            <w:tcPrChange w:id="339" w:author="Holger Rasch" w:date="2014-07-02T17:58:00Z">
              <w:tcPr>
                <w:tcW w:w="2421" w:type="dxa"/>
              </w:tcPr>
            </w:tcPrChange>
          </w:tcPr>
          <w:p w:rsidR="00962DD1" w:rsidRDefault="00962DD1">
            <w:pPr>
              <w:cnfStyle w:val="100000000000" w:firstRow="1" w:lastRow="0" w:firstColumn="0" w:lastColumn="0" w:oddVBand="0" w:evenVBand="0" w:oddHBand="0" w:evenHBand="0" w:firstRowFirstColumn="0" w:firstRowLastColumn="0" w:lastRowFirstColumn="0" w:lastRowLastColumn="0"/>
              <w:rPr>
                <w:ins w:id="340" w:author="Holger Rasch" w:date="2014-07-02T17:51:00Z"/>
              </w:rPr>
            </w:pPr>
            <w:ins w:id="341" w:author="Holger Rasch" w:date="2014-07-02T17:52:00Z">
              <w:r>
                <w:t>modus</w:t>
              </w:r>
            </w:ins>
          </w:p>
        </w:tc>
        <w:tc>
          <w:tcPr>
            <w:tcW w:w="2422" w:type="dxa"/>
            <w:tcPrChange w:id="342" w:author="Holger Rasch" w:date="2014-07-02T17:58:00Z">
              <w:tcPr>
                <w:tcW w:w="2422" w:type="dxa"/>
              </w:tcPr>
            </w:tcPrChange>
          </w:tcPr>
          <w:p w:rsidR="00962DD1" w:rsidRDefault="00962DD1" w:rsidP="00962DD1">
            <w:pPr>
              <w:jc w:val="center"/>
              <w:cnfStyle w:val="100000000000" w:firstRow="1" w:lastRow="0" w:firstColumn="0" w:lastColumn="0" w:oddVBand="0" w:evenVBand="0" w:oddHBand="0" w:evenHBand="0" w:firstRowFirstColumn="0" w:firstRowLastColumn="0" w:lastRowFirstColumn="0" w:lastRowLastColumn="0"/>
              <w:rPr>
                <w:ins w:id="343" w:author="Holger Rasch" w:date="2014-07-02T17:51:00Z"/>
              </w:rPr>
              <w:pPrChange w:id="344" w:author="Holger Rasch" w:date="2014-07-02T18:00:00Z">
                <w:pPr>
                  <w:cnfStyle w:val="100000000000" w:firstRow="1" w:lastRow="0" w:firstColumn="0" w:lastColumn="0" w:oddVBand="0" w:evenVBand="0" w:oddHBand="0" w:evenHBand="0" w:firstRowFirstColumn="0" w:firstRowLastColumn="0" w:lastRowFirstColumn="0" w:lastRowLastColumn="0"/>
                </w:pPr>
              </w:pPrChange>
            </w:pPr>
            <w:ins w:id="345" w:author="Holger Rasch" w:date="2014-07-02T18:01:00Z">
              <w:r>
                <w:t>s</w:t>
              </w:r>
            </w:ins>
            <w:ins w:id="346" w:author="Holger Rasch" w:date="2014-07-02T17:52:00Z">
              <w:r>
                <w:t>peed</w:t>
              </w:r>
            </w:ins>
            <w:ins w:id="347" w:author="Holger Rasch" w:date="2014-07-02T18:00:00Z">
              <w:r>
                <w:br/>
              </w:r>
            </w:ins>
            <w:ins w:id="348" w:author="Holger Rasch" w:date="2014-07-02T17:52:00Z">
              <w:r>
                <w:t>[mm/s]</w:t>
              </w:r>
            </w:ins>
          </w:p>
        </w:tc>
        <w:tc>
          <w:tcPr>
            <w:tcW w:w="1219" w:type="dxa"/>
            <w:tcPrChange w:id="349" w:author="Holger Rasch" w:date="2014-07-02T17:58:00Z">
              <w:tcPr>
                <w:tcW w:w="2422" w:type="dxa"/>
              </w:tcPr>
            </w:tcPrChange>
          </w:tcPr>
          <w:p w:rsidR="00962DD1" w:rsidRDefault="00962DD1" w:rsidP="00962DD1">
            <w:pPr>
              <w:ind w:right="-97"/>
              <w:jc w:val="center"/>
              <w:cnfStyle w:val="100000000000" w:firstRow="1" w:lastRow="0" w:firstColumn="0" w:lastColumn="0" w:oddVBand="0" w:evenVBand="0" w:oddHBand="0" w:evenHBand="0" w:firstRowFirstColumn="0" w:firstRowLastColumn="0" w:lastRowFirstColumn="0" w:lastRowLastColumn="0"/>
              <w:rPr>
                <w:ins w:id="350" w:author="Holger Rasch" w:date="2014-07-02T17:51:00Z"/>
              </w:rPr>
              <w:pPrChange w:id="351" w:author="Holger Rasch" w:date="2014-07-02T18:00:00Z">
                <w:pPr>
                  <w:cnfStyle w:val="100000000000" w:firstRow="1" w:lastRow="0" w:firstColumn="0" w:lastColumn="0" w:oddVBand="0" w:evenVBand="0" w:oddHBand="0" w:evenHBand="0" w:firstRowFirstColumn="0" w:firstRowLastColumn="0" w:lastRowFirstColumn="0" w:lastRowLastColumn="0"/>
                </w:pPr>
              </w:pPrChange>
            </w:pPr>
            <w:ins w:id="352" w:author="Holger Rasch" w:date="2014-07-02T18:01:00Z">
              <w:r>
                <w:t>p</w:t>
              </w:r>
            </w:ins>
            <w:ins w:id="353" w:author="Holger Rasch" w:date="2014-07-02T17:52:00Z">
              <w:r>
                <w:t>ower</w:t>
              </w:r>
            </w:ins>
            <w:ins w:id="354" w:author="Holger Rasch" w:date="2014-07-02T18:00:00Z">
              <w:r>
                <w:br/>
              </w:r>
            </w:ins>
            <w:ins w:id="355" w:author="Holger Rasch" w:date="2014-07-02T17:52:00Z">
              <w:r>
                <w:t>[%]</w:t>
              </w:r>
            </w:ins>
          </w:p>
        </w:tc>
      </w:tr>
      <w:tr w:rsidR="00962DD1" w:rsidTr="00962DD1">
        <w:trPr>
          <w:cnfStyle w:val="000000100000" w:firstRow="0" w:lastRow="0" w:firstColumn="0" w:lastColumn="0" w:oddVBand="0" w:evenVBand="0" w:oddHBand="1" w:evenHBand="0" w:firstRowFirstColumn="0" w:firstRowLastColumn="0" w:lastRowFirstColumn="0" w:lastRowLastColumn="0"/>
          <w:ins w:id="356" w:author="Holger Rasch" w:date="2014-07-02T17:51:00Z"/>
        </w:trPr>
        <w:tc>
          <w:tcPr>
            <w:cnfStyle w:val="001000000000" w:firstRow="0" w:lastRow="0" w:firstColumn="1" w:lastColumn="0" w:oddVBand="0" w:evenVBand="0" w:oddHBand="0" w:evenHBand="0" w:firstRowFirstColumn="0" w:firstRowLastColumn="0" w:lastRowFirstColumn="0" w:lastRowLastColumn="0"/>
            <w:tcW w:w="2421" w:type="dxa"/>
            <w:tcPrChange w:id="357" w:author="Holger Rasch" w:date="2014-07-02T17:58:00Z">
              <w:tcPr>
                <w:tcW w:w="2421" w:type="dxa"/>
              </w:tcPr>
            </w:tcPrChange>
          </w:tcPr>
          <w:p w:rsidR="00962DD1" w:rsidRPr="00962DD1" w:rsidRDefault="00962DD1">
            <w:pPr>
              <w:cnfStyle w:val="001000100000" w:firstRow="0" w:lastRow="0" w:firstColumn="1" w:lastColumn="0" w:oddVBand="0" w:evenVBand="0" w:oddHBand="1" w:evenHBand="0" w:firstRowFirstColumn="0" w:firstRowLastColumn="0" w:lastRowFirstColumn="0" w:lastRowLastColumn="0"/>
              <w:rPr>
                <w:ins w:id="358" w:author="Holger Rasch" w:date="2014-07-02T17:51:00Z"/>
                <w:b w:val="0"/>
                <w:rPrChange w:id="359" w:author="Holger Rasch" w:date="2014-07-02T18:00:00Z">
                  <w:rPr>
                    <w:ins w:id="360" w:author="Holger Rasch" w:date="2014-07-02T17:51:00Z"/>
                  </w:rPr>
                </w:rPrChange>
              </w:rPr>
            </w:pPr>
            <w:ins w:id="361" w:author="Holger Rasch" w:date="2014-07-02T17:52:00Z">
              <w:r w:rsidRPr="00962DD1">
                <w:rPr>
                  <w:b w:val="0"/>
                  <w:rPrChange w:id="362" w:author="Holger Rasch" w:date="2014-07-02T18:00:00Z">
                    <w:rPr/>
                  </w:rPrChange>
                </w:rPr>
                <w:t>0.6</w:t>
              </w:r>
            </w:ins>
          </w:p>
        </w:tc>
        <w:tc>
          <w:tcPr>
            <w:tcW w:w="2421" w:type="dxa"/>
            <w:tcPrChange w:id="363" w:author="Holger Rasch" w:date="2014-07-02T17:58:00Z">
              <w:tcPr>
                <w:tcW w:w="2421" w:type="dxa"/>
              </w:tcPr>
            </w:tcPrChange>
          </w:tcPr>
          <w:p w:rsidR="00962DD1" w:rsidRDefault="00962DD1">
            <w:pPr>
              <w:cnfStyle w:val="000000100000" w:firstRow="0" w:lastRow="0" w:firstColumn="0" w:lastColumn="0" w:oddVBand="0" w:evenVBand="0" w:oddHBand="1" w:evenHBand="0" w:firstRowFirstColumn="0" w:firstRowLastColumn="0" w:lastRowFirstColumn="0" w:lastRowLastColumn="0"/>
              <w:rPr>
                <w:ins w:id="364" w:author="Holger Rasch" w:date="2014-07-02T17:52:00Z"/>
              </w:rPr>
            </w:pPr>
            <w:ins w:id="365" w:author="Holger Rasch" w:date="2014-07-02T17:53:00Z">
              <w:r>
                <w:t>c</w:t>
              </w:r>
            </w:ins>
            <w:ins w:id="366" w:author="Holger Rasch" w:date="2014-07-02T17:52:00Z">
              <w:r>
                <w:t>utting</w:t>
              </w:r>
            </w:ins>
          </w:p>
          <w:p w:rsidR="00962DD1" w:rsidRDefault="00962DD1">
            <w:pPr>
              <w:cnfStyle w:val="000000100000" w:firstRow="0" w:lastRow="0" w:firstColumn="0" w:lastColumn="0" w:oddVBand="0" w:evenVBand="0" w:oddHBand="1" w:evenHBand="0" w:firstRowFirstColumn="0" w:firstRowLastColumn="0" w:lastRowFirstColumn="0" w:lastRowLastColumn="0"/>
              <w:rPr>
                <w:ins w:id="367" w:author="Holger Rasch" w:date="2014-07-02T17:51:00Z"/>
              </w:rPr>
            </w:pPr>
            <w:ins w:id="368" w:author="Holger Rasch" w:date="2014-07-02T17:53:00Z">
              <w:r>
                <w:t>e</w:t>
              </w:r>
            </w:ins>
            <w:ins w:id="369" w:author="Holger Rasch" w:date="2014-07-02T17:52:00Z">
              <w:r>
                <w:t>ngraving</w:t>
              </w:r>
            </w:ins>
          </w:p>
        </w:tc>
        <w:tc>
          <w:tcPr>
            <w:tcW w:w="2422" w:type="dxa"/>
            <w:tcPrChange w:id="370" w:author="Holger Rasch" w:date="2014-07-02T17:58:00Z">
              <w:tcPr>
                <w:tcW w:w="2422" w:type="dxa"/>
              </w:tcPr>
            </w:tcPrChange>
          </w:tcPr>
          <w:p w:rsidR="00962DD1" w:rsidRDefault="00962DD1" w:rsidP="00962DD1">
            <w:pPr>
              <w:jc w:val="center"/>
              <w:cnfStyle w:val="000000100000" w:firstRow="0" w:lastRow="0" w:firstColumn="0" w:lastColumn="0" w:oddVBand="0" w:evenVBand="0" w:oddHBand="1" w:evenHBand="0" w:firstRowFirstColumn="0" w:firstRowLastColumn="0" w:lastRowFirstColumn="0" w:lastRowLastColumn="0"/>
              <w:rPr>
                <w:ins w:id="371" w:author="Holger Rasch" w:date="2014-07-02T17:54:00Z"/>
              </w:rPr>
              <w:pPrChange w:id="372" w:author="Holger Rasch" w:date="2014-07-02T18:00:00Z">
                <w:pPr>
                  <w:cnfStyle w:val="000000100000" w:firstRow="0" w:lastRow="0" w:firstColumn="0" w:lastColumn="0" w:oddVBand="0" w:evenVBand="0" w:oddHBand="1" w:evenHBand="0" w:firstRowFirstColumn="0" w:firstRowLastColumn="0" w:lastRowFirstColumn="0" w:lastRowLastColumn="0"/>
                </w:pPr>
              </w:pPrChange>
            </w:pPr>
            <w:ins w:id="373" w:author="Holger Rasch" w:date="2014-07-02T17:52:00Z">
              <w:r>
                <w:t>300</w:t>
              </w:r>
            </w:ins>
          </w:p>
          <w:p w:rsidR="00962DD1" w:rsidRDefault="00962DD1" w:rsidP="00962DD1">
            <w:pPr>
              <w:jc w:val="center"/>
              <w:cnfStyle w:val="000000100000" w:firstRow="0" w:lastRow="0" w:firstColumn="0" w:lastColumn="0" w:oddVBand="0" w:evenVBand="0" w:oddHBand="1" w:evenHBand="0" w:firstRowFirstColumn="0" w:firstRowLastColumn="0" w:lastRowFirstColumn="0" w:lastRowLastColumn="0"/>
              <w:rPr>
                <w:ins w:id="374" w:author="Holger Rasch" w:date="2014-07-02T17:51:00Z"/>
              </w:rPr>
              <w:pPrChange w:id="375" w:author="Holger Rasch" w:date="2014-07-02T18:00:00Z">
                <w:pPr>
                  <w:cnfStyle w:val="000000100000" w:firstRow="0" w:lastRow="0" w:firstColumn="0" w:lastColumn="0" w:oddVBand="0" w:evenVBand="0" w:oddHBand="1" w:evenHBand="0" w:firstRowFirstColumn="0" w:firstRowLastColumn="0" w:lastRowFirstColumn="0" w:lastRowLastColumn="0"/>
                </w:pPr>
              </w:pPrChange>
            </w:pPr>
            <w:ins w:id="376" w:author="Holger Rasch" w:date="2014-07-02T17:54:00Z">
              <w:r>
                <w:t>100</w:t>
              </w:r>
            </w:ins>
          </w:p>
        </w:tc>
        <w:tc>
          <w:tcPr>
            <w:tcW w:w="1219" w:type="dxa"/>
            <w:tcPrChange w:id="377" w:author="Holger Rasch" w:date="2014-07-02T17:58:00Z">
              <w:tcPr>
                <w:tcW w:w="2422" w:type="dxa"/>
              </w:tcPr>
            </w:tcPrChange>
          </w:tcPr>
          <w:p w:rsidR="00962DD1" w:rsidRDefault="00962DD1" w:rsidP="00962DD1">
            <w:pPr>
              <w:ind w:right="356"/>
              <w:jc w:val="right"/>
              <w:cnfStyle w:val="000000100000" w:firstRow="0" w:lastRow="0" w:firstColumn="0" w:lastColumn="0" w:oddVBand="0" w:evenVBand="0" w:oddHBand="1" w:evenHBand="0" w:firstRowFirstColumn="0" w:firstRowLastColumn="0" w:lastRowFirstColumn="0" w:lastRowLastColumn="0"/>
              <w:rPr>
                <w:ins w:id="378" w:author="Holger Rasch" w:date="2014-07-02T17:52:00Z"/>
              </w:rPr>
              <w:pPrChange w:id="379" w:author="Holger Rasch" w:date="2014-07-02T17:59:00Z">
                <w:pPr>
                  <w:cnfStyle w:val="000000100000" w:firstRow="0" w:lastRow="0" w:firstColumn="0" w:lastColumn="0" w:oddVBand="0" w:evenVBand="0" w:oddHBand="1" w:evenHBand="0" w:firstRowFirstColumn="0" w:firstRowLastColumn="0" w:lastRowFirstColumn="0" w:lastRowLastColumn="0"/>
                </w:pPr>
              </w:pPrChange>
            </w:pPr>
            <w:ins w:id="380" w:author="Holger Rasch" w:date="2014-07-02T17:52:00Z">
              <w:r>
                <w:t>80</w:t>
              </w:r>
            </w:ins>
          </w:p>
          <w:p w:rsidR="00962DD1" w:rsidRDefault="00962DD1" w:rsidP="00962DD1">
            <w:pPr>
              <w:ind w:right="356"/>
              <w:jc w:val="right"/>
              <w:cnfStyle w:val="000000100000" w:firstRow="0" w:lastRow="0" w:firstColumn="0" w:lastColumn="0" w:oddVBand="0" w:evenVBand="0" w:oddHBand="1" w:evenHBand="0" w:firstRowFirstColumn="0" w:firstRowLastColumn="0" w:lastRowFirstColumn="0" w:lastRowLastColumn="0"/>
              <w:rPr>
                <w:ins w:id="381" w:author="Holger Rasch" w:date="2014-07-02T17:51:00Z"/>
              </w:rPr>
              <w:pPrChange w:id="382" w:author="Holger Rasch" w:date="2014-07-02T17:59:00Z">
                <w:pPr>
                  <w:cnfStyle w:val="000000100000" w:firstRow="0" w:lastRow="0" w:firstColumn="0" w:lastColumn="0" w:oddVBand="0" w:evenVBand="0" w:oddHBand="1" w:evenHBand="0" w:firstRowFirstColumn="0" w:firstRowLastColumn="0" w:lastRowFirstColumn="0" w:lastRowLastColumn="0"/>
                </w:pPr>
              </w:pPrChange>
            </w:pPr>
            <w:ins w:id="383" w:author="Holger Rasch" w:date="2014-07-02T17:52:00Z">
              <w:r>
                <w:t>8</w:t>
              </w:r>
            </w:ins>
          </w:p>
        </w:tc>
      </w:tr>
      <w:tr w:rsidR="00962DD1" w:rsidTr="00962DD1">
        <w:trPr>
          <w:cnfStyle w:val="000000010000" w:firstRow="0" w:lastRow="0" w:firstColumn="0" w:lastColumn="0" w:oddVBand="0" w:evenVBand="0" w:oddHBand="0" w:evenHBand="1" w:firstRowFirstColumn="0" w:firstRowLastColumn="0" w:lastRowFirstColumn="0" w:lastRowLastColumn="0"/>
          <w:ins w:id="384" w:author="Holger Rasch" w:date="2014-07-02T17:51:00Z"/>
        </w:trPr>
        <w:tc>
          <w:tcPr>
            <w:cnfStyle w:val="001000000000" w:firstRow="0" w:lastRow="0" w:firstColumn="1" w:lastColumn="0" w:oddVBand="0" w:evenVBand="0" w:oddHBand="0" w:evenHBand="0" w:firstRowFirstColumn="0" w:firstRowLastColumn="0" w:lastRowFirstColumn="0" w:lastRowLastColumn="0"/>
            <w:tcW w:w="2421" w:type="dxa"/>
            <w:tcPrChange w:id="385" w:author="Holger Rasch" w:date="2014-07-02T17:58:00Z">
              <w:tcPr>
                <w:tcW w:w="2421" w:type="dxa"/>
              </w:tcPr>
            </w:tcPrChange>
          </w:tcPr>
          <w:p w:rsidR="00962DD1" w:rsidRPr="00962DD1" w:rsidRDefault="00962DD1">
            <w:pPr>
              <w:cnfStyle w:val="001000010000" w:firstRow="0" w:lastRow="0" w:firstColumn="1" w:lastColumn="0" w:oddVBand="0" w:evenVBand="0" w:oddHBand="0" w:evenHBand="1" w:firstRowFirstColumn="0" w:firstRowLastColumn="0" w:lastRowFirstColumn="0" w:lastRowLastColumn="0"/>
              <w:rPr>
                <w:ins w:id="386" w:author="Holger Rasch" w:date="2014-07-02T17:51:00Z"/>
                <w:b w:val="0"/>
                <w:rPrChange w:id="387" w:author="Holger Rasch" w:date="2014-07-02T18:00:00Z">
                  <w:rPr>
                    <w:ins w:id="388" w:author="Holger Rasch" w:date="2014-07-02T17:51:00Z"/>
                  </w:rPr>
                </w:rPrChange>
              </w:rPr>
            </w:pPr>
            <w:ins w:id="389" w:author="Holger Rasch" w:date="2014-07-02T17:53:00Z">
              <w:r w:rsidRPr="00962DD1">
                <w:rPr>
                  <w:b w:val="0"/>
                  <w:rPrChange w:id="390" w:author="Holger Rasch" w:date="2014-07-02T18:00:00Z">
                    <w:rPr/>
                  </w:rPrChange>
                </w:rPr>
                <w:t>1.0</w:t>
              </w:r>
            </w:ins>
          </w:p>
        </w:tc>
        <w:tc>
          <w:tcPr>
            <w:tcW w:w="2421" w:type="dxa"/>
            <w:tcPrChange w:id="391" w:author="Holger Rasch" w:date="2014-07-02T17:58:00Z">
              <w:tcPr>
                <w:tcW w:w="2421" w:type="dxa"/>
              </w:tcPr>
            </w:tcPrChange>
          </w:tcPr>
          <w:p w:rsidR="00962DD1" w:rsidRDefault="00962DD1" w:rsidP="00962DD1">
            <w:pPr>
              <w:cnfStyle w:val="000000010000" w:firstRow="0" w:lastRow="0" w:firstColumn="0" w:lastColumn="0" w:oddVBand="0" w:evenVBand="0" w:oddHBand="0" w:evenHBand="1" w:firstRowFirstColumn="0" w:firstRowLastColumn="0" w:lastRowFirstColumn="0" w:lastRowLastColumn="0"/>
              <w:rPr>
                <w:ins w:id="392" w:author="Holger Rasch" w:date="2014-07-02T17:53:00Z"/>
              </w:rPr>
            </w:pPr>
            <w:ins w:id="393" w:author="Holger Rasch" w:date="2014-07-02T17:53:00Z">
              <w:r>
                <w:t>cutting</w:t>
              </w:r>
            </w:ins>
          </w:p>
          <w:p w:rsidR="00962DD1" w:rsidRDefault="00962DD1" w:rsidP="00962DD1">
            <w:pPr>
              <w:cnfStyle w:val="000000010000" w:firstRow="0" w:lastRow="0" w:firstColumn="0" w:lastColumn="0" w:oddVBand="0" w:evenVBand="0" w:oddHBand="0" w:evenHBand="1" w:firstRowFirstColumn="0" w:firstRowLastColumn="0" w:lastRowFirstColumn="0" w:lastRowLastColumn="0"/>
              <w:rPr>
                <w:ins w:id="394" w:author="Holger Rasch" w:date="2014-07-02T17:51:00Z"/>
              </w:rPr>
            </w:pPr>
            <w:ins w:id="395" w:author="Holger Rasch" w:date="2014-07-02T17:53:00Z">
              <w:r>
                <w:t>engraving</w:t>
              </w:r>
            </w:ins>
          </w:p>
        </w:tc>
        <w:tc>
          <w:tcPr>
            <w:tcW w:w="2422" w:type="dxa"/>
            <w:tcPrChange w:id="396" w:author="Holger Rasch" w:date="2014-07-02T17:58:00Z">
              <w:tcPr>
                <w:tcW w:w="2422" w:type="dxa"/>
              </w:tcPr>
            </w:tcPrChange>
          </w:tcPr>
          <w:p w:rsidR="00962DD1" w:rsidRDefault="00962DD1" w:rsidP="00962DD1">
            <w:pPr>
              <w:jc w:val="center"/>
              <w:cnfStyle w:val="000000010000" w:firstRow="0" w:lastRow="0" w:firstColumn="0" w:lastColumn="0" w:oddVBand="0" w:evenVBand="0" w:oddHBand="0" w:evenHBand="1" w:firstRowFirstColumn="0" w:firstRowLastColumn="0" w:lastRowFirstColumn="0" w:lastRowLastColumn="0"/>
              <w:rPr>
                <w:ins w:id="397" w:author="Holger Rasch" w:date="2014-07-02T17:54:00Z"/>
              </w:rPr>
              <w:pPrChange w:id="398" w:author="Holger Rasch" w:date="2014-07-02T18:00:00Z">
                <w:pPr>
                  <w:cnfStyle w:val="000000010000" w:firstRow="0" w:lastRow="0" w:firstColumn="0" w:lastColumn="0" w:oddVBand="0" w:evenVBand="0" w:oddHBand="0" w:evenHBand="1" w:firstRowFirstColumn="0" w:firstRowLastColumn="0" w:lastRowFirstColumn="0" w:lastRowLastColumn="0"/>
                </w:pPr>
              </w:pPrChange>
            </w:pPr>
            <w:ins w:id="399" w:author="Holger Rasch" w:date="2014-07-02T17:54:00Z">
              <w:r>
                <w:t>190</w:t>
              </w:r>
            </w:ins>
          </w:p>
          <w:p w:rsidR="00962DD1" w:rsidRDefault="00962DD1" w:rsidP="00962DD1">
            <w:pPr>
              <w:jc w:val="center"/>
              <w:cnfStyle w:val="000000010000" w:firstRow="0" w:lastRow="0" w:firstColumn="0" w:lastColumn="0" w:oddVBand="0" w:evenVBand="0" w:oddHBand="0" w:evenHBand="1" w:firstRowFirstColumn="0" w:firstRowLastColumn="0" w:lastRowFirstColumn="0" w:lastRowLastColumn="0"/>
              <w:rPr>
                <w:ins w:id="400" w:author="Holger Rasch" w:date="2014-07-02T17:51:00Z"/>
              </w:rPr>
              <w:pPrChange w:id="401" w:author="Holger Rasch" w:date="2014-07-02T18:00:00Z">
                <w:pPr>
                  <w:cnfStyle w:val="000000010000" w:firstRow="0" w:lastRow="0" w:firstColumn="0" w:lastColumn="0" w:oddVBand="0" w:evenVBand="0" w:oddHBand="0" w:evenHBand="1" w:firstRowFirstColumn="0" w:firstRowLastColumn="0" w:lastRowFirstColumn="0" w:lastRowLastColumn="0"/>
                </w:pPr>
              </w:pPrChange>
            </w:pPr>
            <w:ins w:id="402" w:author="Holger Rasch" w:date="2014-07-02T17:54:00Z">
              <w:r>
                <w:t>100</w:t>
              </w:r>
            </w:ins>
          </w:p>
        </w:tc>
        <w:tc>
          <w:tcPr>
            <w:tcW w:w="1219" w:type="dxa"/>
            <w:tcPrChange w:id="403" w:author="Holger Rasch" w:date="2014-07-02T17:58:00Z">
              <w:tcPr>
                <w:tcW w:w="2422" w:type="dxa"/>
              </w:tcPr>
            </w:tcPrChange>
          </w:tcPr>
          <w:p w:rsidR="00962DD1" w:rsidRDefault="00962DD1" w:rsidP="00962DD1">
            <w:pPr>
              <w:ind w:right="356"/>
              <w:jc w:val="right"/>
              <w:cnfStyle w:val="000000010000" w:firstRow="0" w:lastRow="0" w:firstColumn="0" w:lastColumn="0" w:oddVBand="0" w:evenVBand="0" w:oddHBand="0" w:evenHBand="1" w:firstRowFirstColumn="0" w:firstRowLastColumn="0" w:lastRowFirstColumn="0" w:lastRowLastColumn="0"/>
              <w:rPr>
                <w:ins w:id="404" w:author="Holger Rasch" w:date="2014-07-02T17:54:00Z"/>
              </w:rPr>
              <w:pPrChange w:id="405" w:author="Holger Rasch" w:date="2014-07-02T17:59:00Z">
                <w:pPr>
                  <w:cnfStyle w:val="000000010000" w:firstRow="0" w:lastRow="0" w:firstColumn="0" w:lastColumn="0" w:oddVBand="0" w:evenVBand="0" w:oddHBand="0" w:evenHBand="1" w:firstRowFirstColumn="0" w:firstRowLastColumn="0" w:lastRowFirstColumn="0" w:lastRowLastColumn="0"/>
                </w:pPr>
              </w:pPrChange>
            </w:pPr>
            <w:ins w:id="406" w:author="Holger Rasch" w:date="2014-07-02T17:54:00Z">
              <w:r>
                <w:t>80</w:t>
              </w:r>
            </w:ins>
          </w:p>
          <w:p w:rsidR="00962DD1" w:rsidRDefault="00962DD1" w:rsidP="00962DD1">
            <w:pPr>
              <w:ind w:right="356"/>
              <w:jc w:val="right"/>
              <w:cnfStyle w:val="000000010000" w:firstRow="0" w:lastRow="0" w:firstColumn="0" w:lastColumn="0" w:oddVBand="0" w:evenVBand="0" w:oddHBand="0" w:evenHBand="1" w:firstRowFirstColumn="0" w:firstRowLastColumn="0" w:lastRowFirstColumn="0" w:lastRowLastColumn="0"/>
              <w:rPr>
                <w:ins w:id="407" w:author="Holger Rasch" w:date="2014-07-02T17:51:00Z"/>
              </w:rPr>
              <w:pPrChange w:id="408" w:author="Holger Rasch" w:date="2014-07-02T17:59:00Z">
                <w:pPr>
                  <w:cnfStyle w:val="000000010000" w:firstRow="0" w:lastRow="0" w:firstColumn="0" w:lastColumn="0" w:oddVBand="0" w:evenVBand="0" w:oddHBand="0" w:evenHBand="1" w:firstRowFirstColumn="0" w:firstRowLastColumn="0" w:lastRowFirstColumn="0" w:lastRowLastColumn="0"/>
                </w:pPr>
              </w:pPrChange>
            </w:pPr>
            <w:ins w:id="409" w:author="Holger Rasch" w:date="2014-07-02T17:54:00Z">
              <w:r>
                <w:t>8</w:t>
              </w:r>
            </w:ins>
          </w:p>
        </w:tc>
      </w:tr>
      <w:tr w:rsidR="00962DD1" w:rsidTr="00962DD1">
        <w:trPr>
          <w:cnfStyle w:val="000000100000" w:firstRow="0" w:lastRow="0" w:firstColumn="0" w:lastColumn="0" w:oddVBand="0" w:evenVBand="0" w:oddHBand="1" w:evenHBand="0" w:firstRowFirstColumn="0" w:firstRowLastColumn="0" w:lastRowFirstColumn="0" w:lastRowLastColumn="0"/>
          <w:ins w:id="410" w:author="Holger Rasch" w:date="2014-07-02T17:51:00Z"/>
        </w:trPr>
        <w:tc>
          <w:tcPr>
            <w:cnfStyle w:val="001000000000" w:firstRow="0" w:lastRow="0" w:firstColumn="1" w:lastColumn="0" w:oddVBand="0" w:evenVBand="0" w:oddHBand="0" w:evenHBand="0" w:firstRowFirstColumn="0" w:firstRowLastColumn="0" w:lastRowFirstColumn="0" w:lastRowLastColumn="0"/>
            <w:tcW w:w="2421" w:type="dxa"/>
            <w:tcPrChange w:id="411" w:author="Holger Rasch" w:date="2014-07-02T17:58:00Z">
              <w:tcPr>
                <w:tcW w:w="2421" w:type="dxa"/>
              </w:tcPr>
            </w:tcPrChange>
          </w:tcPr>
          <w:p w:rsidR="00962DD1" w:rsidRPr="00962DD1" w:rsidRDefault="00962DD1">
            <w:pPr>
              <w:cnfStyle w:val="001000100000" w:firstRow="0" w:lastRow="0" w:firstColumn="1" w:lastColumn="0" w:oddVBand="0" w:evenVBand="0" w:oddHBand="1" w:evenHBand="0" w:firstRowFirstColumn="0" w:firstRowLastColumn="0" w:lastRowFirstColumn="0" w:lastRowLastColumn="0"/>
              <w:rPr>
                <w:ins w:id="412" w:author="Holger Rasch" w:date="2014-07-02T17:51:00Z"/>
                <w:b w:val="0"/>
                <w:rPrChange w:id="413" w:author="Holger Rasch" w:date="2014-07-02T18:00:00Z">
                  <w:rPr>
                    <w:ins w:id="414" w:author="Holger Rasch" w:date="2014-07-02T17:51:00Z"/>
                  </w:rPr>
                </w:rPrChange>
              </w:rPr>
            </w:pPr>
            <w:ins w:id="415" w:author="Holger Rasch" w:date="2014-07-02T17:53:00Z">
              <w:r w:rsidRPr="00962DD1">
                <w:rPr>
                  <w:b w:val="0"/>
                  <w:rPrChange w:id="416" w:author="Holger Rasch" w:date="2014-07-02T18:00:00Z">
                    <w:rPr/>
                  </w:rPrChange>
                </w:rPr>
                <w:t>1.5</w:t>
              </w:r>
            </w:ins>
          </w:p>
        </w:tc>
        <w:tc>
          <w:tcPr>
            <w:tcW w:w="2421" w:type="dxa"/>
            <w:tcPrChange w:id="417" w:author="Holger Rasch" w:date="2014-07-02T17:58:00Z">
              <w:tcPr>
                <w:tcW w:w="2421" w:type="dxa"/>
              </w:tcPr>
            </w:tcPrChange>
          </w:tcPr>
          <w:p w:rsidR="00962DD1" w:rsidRDefault="00962DD1" w:rsidP="00962DD1">
            <w:pPr>
              <w:cnfStyle w:val="000000100000" w:firstRow="0" w:lastRow="0" w:firstColumn="0" w:lastColumn="0" w:oddVBand="0" w:evenVBand="0" w:oddHBand="1" w:evenHBand="0" w:firstRowFirstColumn="0" w:firstRowLastColumn="0" w:lastRowFirstColumn="0" w:lastRowLastColumn="0"/>
              <w:rPr>
                <w:ins w:id="418" w:author="Holger Rasch" w:date="2014-07-02T17:53:00Z"/>
              </w:rPr>
            </w:pPr>
            <w:ins w:id="419" w:author="Holger Rasch" w:date="2014-07-02T17:53:00Z">
              <w:r>
                <w:t>cutting</w:t>
              </w:r>
            </w:ins>
          </w:p>
          <w:p w:rsidR="00962DD1" w:rsidRDefault="00962DD1" w:rsidP="00962DD1">
            <w:pPr>
              <w:cnfStyle w:val="000000100000" w:firstRow="0" w:lastRow="0" w:firstColumn="0" w:lastColumn="0" w:oddVBand="0" w:evenVBand="0" w:oddHBand="1" w:evenHBand="0" w:firstRowFirstColumn="0" w:firstRowLastColumn="0" w:lastRowFirstColumn="0" w:lastRowLastColumn="0"/>
              <w:rPr>
                <w:ins w:id="420" w:author="Holger Rasch" w:date="2014-07-02T17:51:00Z"/>
              </w:rPr>
            </w:pPr>
            <w:ins w:id="421" w:author="Holger Rasch" w:date="2014-07-02T17:53:00Z">
              <w:r>
                <w:t>engraving</w:t>
              </w:r>
            </w:ins>
          </w:p>
        </w:tc>
        <w:tc>
          <w:tcPr>
            <w:tcW w:w="2422" w:type="dxa"/>
            <w:tcPrChange w:id="422" w:author="Holger Rasch" w:date="2014-07-02T17:58:00Z">
              <w:tcPr>
                <w:tcW w:w="2422" w:type="dxa"/>
              </w:tcPr>
            </w:tcPrChange>
          </w:tcPr>
          <w:p w:rsidR="00962DD1" w:rsidRDefault="00962DD1" w:rsidP="00962DD1">
            <w:pPr>
              <w:jc w:val="center"/>
              <w:cnfStyle w:val="000000100000" w:firstRow="0" w:lastRow="0" w:firstColumn="0" w:lastColumn="0" w:oddVBand="0" w:evenVBand="0" w:oddHBand="1" w:evenHBand="0" w:firstRowFirstColumn="0" w:firstRowLastColumn="0" w:lastRowFirstColumn="0" w:lastRowLastColumn="0"/>
              <w:rPr>
                <w:ins w:id="423" w:author="Holger Rasch" w:date="2014-07-02T17:54:00Z"/>
              </w:rPr>
              <w:pPrChange w:id="424" w:author="Holger Rasch" w:date="2014-07-02T18:00:00Z">
                <w:pPr>
                  <w:cnfStyle w:val="000000100000" w:firstRow="0" w:lastRow="0" w:firstColumn="0" w:lastColumn="0" w:oddVBand="0" w:evenVBand="0" w:oddHBand="1" w:evenHBand="0" w:firstRowFirstColumn="0" w:firstRowLastColumn="0" w:lastRowFirstColumn="0" w:lastRowLastColumn="0"/>
                </w:pPr>
              </w:pPrChange>
            </w:pPr>
            <w:ins w:id="425" w:author="Holger Rasch" w:date="2014-07-02T17:54:00Z">
              <w:r>
                <w:t>100</w:t>
              </w:r>
            </w:ins>
          </w:p>
          <w:p w:rsidR="00962DD1" w:rsidRDefault="00962DD1" w:rsidP="00962DD1">
            <w:pPr>
              <w:jc w:val="center"/>
              <w:cnfStyle w:val="000000100000" w:firstRow="0" w:lastRow="0" w:firstColumn="0" w:lastColumn="0" w:oddVBand="0" w:evenVBand="0" w:oddHBand="1" w:evenHBand="0" w:firstRowFirstColumn="0" w:firstRowLastColumn="0" w:lastRowFirstColumn="0" w:lastRowLastColumn="0"/>
              <w:rPr>
                <w:ins w:id="426" w:author="Holger Rasch" w:date="2014-07-02T17:51:00Z"/>
              </w:rPr>
              <w:pPrChange w:id="427" w:author="Holger Rasch" w:date="2014-07-02T18:00:00Z">
                <w:pPr>
                  <w:cnfStyle w:val="000000100000" w:firstRow="0" w:lastRow="0" w:firstColumn="0" w:lastColumn="0" w:oddVBand="0" w:evenVBand="0" w:oddHBand="1" w:evenHBand="0" w:firstRowFirstColumn="0" w:firstRowLastColumn="0" w:lastRowFirstColumn="0" w:lastRowLastColumn="0"/>
                </w:pPr>
              </w:pPrChange>
            </w:pPr>
            <w:ins w:id="428" w:author="Holger Rasch" w:date="2014-07-02T17:54:00Z">
              <w:r>
                <w:t>100</w:t>
              </w:r>
            </w:ins>
          </w:p>
        </w:tc>
        <w:tc>
          <w:tcPr>
            <w:tcW w:w="1219" w:type="dxa"/>
            <w:tcPrChange w:id="429" w:author="Holger Rasch" w:date="2014-07-02T17:58:00Z">
              <w:tcPr>
                <w:tcW w:w="2422" w:type="dxa"/>
              </w:tcPr>
            </w:tcPrChange>
          </w:tcPr>
          <w:p w:rsidR="00962DD1" w:rsidRDefault="00962DD1" w:rsidP="00962DD1">
            <w:pPr>
              <w:ind w:right="356"/>
              <w:jc w:val="right"/>
              <w:cnfStyle w:val="000000100000" w:firstRow="0" w:lastRow="0" w:firstColumn="0" w:lastColumn="0" w:oddVBand="0" w:evenVBand="0" w:oddHBand="1" w:evenHBand="0" w:firstRowFirstColumn="0" w:firstRowLastColumn="0" w:lastRowFirstColumn="0" w:lastRowLastColumn="0"/>
              <w:rPr>
                <w:ins w:id="430" w:author="Holger Rasch" w:date="2014-07-02T17:54:00Z"/>
              </w:rPr>
              <w:pPrChange w:id="431" w:author="Holger Rasch" w:date="2014-07-02T17:59:00Z">
                <w:pPr>
                  <w:cnfStyle w:val="000000100000" w:firstRow="0" w:lastRow="0" w:firstColumn="0" w:lastColumn="0" w:oddVBand="0" w:evenVBand="0" w:oddHBand="1" w:evenHBand="0" w:firstRowFirstColumn="0" w:firstRowLastColumn="0" w:lastRowFirstColumn="0" w:lastRowLastColumn="0"/>
                </w:pPr>
              </w:pPrChange>
            </w:pPr>
            <w:ins w:id="432" w:author="Holger Rasch" w:date="2014-07-02T17:54:00Z">
              <w:r>
                <w:t>80</w:t>
              </w:r>
            </w:ins>
          </w:p>
          <w:p w:rsidR="00962DD1" w:rsidRDefault="00962DD1" w:rsidP="00962DD1">
            <w:pPr>
              <w:ind w:right="356"/>
              <w:jc w:val="right"/>
              <w:cnfStyle w:val="000000100000" w:firstRow="0" w:lastRow="0" w:firstColumn="0" w:lastColumn="0" w:oddVBand="0" w:evenVBand="0" w:oddHBand="1" w:evenHBand="0" w:firstRowFirstColumn="0" w:firstRowLastColumn="0" w:lastRowFirstColumn="0" w:lastRowLastColumn="0"/>
              <w:rPr>
                <w:ins w:id="433" w:author="Holger Rasch" w:date="2014-07-02T17:51:00Z"/>
              </w:rPr>
              <w:pPrChange w:id="434" w:author="Holger Rasch" w:date="2014-07-02T17:59:00Z">
                <w:pPr>
                  <w:cnfStyle w:val="000000100000" w:firstRow="0" w:lastRow="0" w:firstColumn="0" w:lastColumn="0" w:oddVBand="0" w:evenVBand="0" w:oddHBand="1" w:evenHBand="0" w:firstRowFirstColumn="0" w:firstRowLastColumn="0" w:lastRowFirstColumn="0" w:lastRowLastColumn="0"/>
                </w:pPr>
              </w:pPrChange>
            </w:pPr>
            <w:ins w:id="435" w:author="Holger Rasch" w:date="2014-07-02T17:54:00Z">
              <w:r>
                <w:t>8</w:t>
              </w:r>
            </w:ins>
          </w:p>
        </w:tc>
      </w:tr>
      <w:tr w:rsidR="00962DD1" w:rsidTr="00962DD1">
        <w:trPr>
          <w:cnfStyle w:val="000000010000" w:firstRow="0" w:lastRow="0" w:firstColumn="0" w:lastColumn="0" w:oddVBand="0" w:evenVBand="0" w:oddHBand="0" w:evenHBand="1" w:firstRowFirstColumn="0" w:firstRowLastColumn="0" w:lastRowFirstColumn="0" w:lastRowLastColumn="0"/>
          <w:ins w:id="436" w:author="Holger Rasch" w:date="2014-07-02T17:51:00Z"/>
        </w:trPr>
        <w:tc>
          <w:tcPr>
            <w:cnfStyle w:val="001000000000" w:firstRow="0" w:lastRow="0" w:firstColumn="1" w:lastColumn="0" w:oddVBand="0" w:evenVBand="0" w:oddHBand="0" w:evenHBand="0" w:firstRowFirstColumn="0" w:firstRowLastColumn="0" w:lastRowFirstColumn="0" w:lastRowLastColumn="0"/>
            <w:tcW w:w="2421" w:type="dxa"/>
            <w:tcPrChange w:id="437" w:author="Holger Rasch" w:date="2014-07-02T17:58:00Z">
              <w:tcPr>
                <w:tcW w:w="2421" w:type="dxa"/>
              </w:tcPr>
            </w:tcPrChange>
          </w:tcPr>
          <w:p w:rsidR="00962DD1" w:rsidRPr="00962DD1" w:rsidRDefault="00962DD1">
            <w:pPr>
              <w:cnfStyle w:val="001000010000" w:firstRow="0" w:lastRow="0" w:firstColumn="1" w:lastColumn="0" w:oddVBand="0" w:evenVBand="0" w:oddHBand="0" w:evenHBand="1" w:firstRowFirstColumn="0" w:firstRowLastColumn="0" w:lastRowFirstColumn="0" w:lastRowLastColumn="0"/>
              <w:rPr>
                <w:ins w:id="438" w:author="Holger Rasch" w:date="2014-07-02T17:51:00Z"/>
                <w:b w:val="0"/>
                <w:rPrChange w:id="439" w:author="Holger Rasch" w:date="2014-07-02T18:00:00Z">
                  <w:rPr>
                    <w:ins w:id="440" w:author="Holger Rasch" w:date="2014-07-02T17:51:00Z"/>
                  </w:rPr>
                </w:rPrChange>
              </w:rPr>
            </w:pPr>
            <w:ins w:id="441" w:author="Holger Rasch" w:date="2014-07-02T17:53:00Z">
              <w:r w:rsidRPr="00962DD1">
                <w:rPr>
                  <w:b w:val="0"/>
                  <w:rPrChange w:id="442" w:author="Holger Rasch" w:date="2014-07-02T18:00:00Z">
                    <w:rPr/>
                  </w:rPrChange>
                </w:rPr>
                <w:t>2.0</w:t>
              </w:r>
            </w:ins>
          </w:p>
        </w:tc>
        <w:tc>
          <w:tcPr>
            <w:tcW w:w="2421" w:type="dxa"/>
            <w:tcPrChange w:id="443" w:author="Holger Rasch" w:date="2014-07-02T17:58:00Z">
              <w:tcPr>
                <w:tcW w:w="2421" w:type="dxa"/>
              </w:tcPr>
            </w:tcPrChange>
          </w:tcPr>
          <w:p w:rsidR="00962DD1" w:rsidRDefault="00962DD1" w:rsidP="00962DD1">
            <w:pPr>
              <w:cnfStyle w:val="000000010000" w:firstRow="0" w:lastRow="0" w:firstColumn="0" w:lastColumn="0" w:oddVBand="0" w:evenVBand="0" w:oddHBand="0" w:evenHBand="1" w:firstRowFirstColumn="0" w:firstRowLastColumn="0" w:lastRowFirstColumn="0" w:lastRowLastColumn="0"/>
              <w:rPr>
                <w:ins w:id="444" w:author="Holger Rasch" w:date="2014-07-02T17:53:00Z"/>
              </w:rPr>
            </w:pPr>
            <w:ins w:id="445" w:author="Holger Rasch" w:date="2014-07-02T17:53:00Z">
              <w:r>
                <w:t>cutting</w:t>
              </w:r>
            </w:ins>
          </w:p>
          <w:p w:rsidR="00962DD1" w:rsidRDefault="00962DD1" w:rsidP="00962DD1">
            <w:pPr>
              <w:cnfStyle w:val="000000010000" w:firstRow="0" w:lastRow="0" w:firstColumn="0" w:lastColumn="0" w:oddVBand="0" w:evenVBand="0" w:oddHBand="0" w:evenHBand="1" w:firstRowFirstColumn="0" w:firstRowLastColumn="0" w:lastRowFirstColumn="0" w:lastRowLastColumn="0"/>
              <w:rPr>
                <w:ins w:id="446" w:author="Holger Rasch" w:date="2014-07-02T17:51:00Z"/>
              </w:rPr>
            </w:pPr>
            <w:ins w:id="447" w:author="Holger Rasch" w:date="2014-07-02T17:53:00Z">
              <w:r>
                <w:t>engraving</w:t>
              </w:r>
            </w:ins>
          </w:p>
        </w:tc>
        <w:tc>
          <w:tcPr>
            <w:tcW w:w="2422" w:type="dxa"/>
            <w:tcPrChange w:id="448" w:author="Holger Rasch" w:date="2014-07-02T17:58:00Z">
              <w:tcPr>
                <w:tcW w:w="2422" w:type="dxa"/>
              </w:tcPr>
            </w:tcPrChange>
          </w:tcPr>
          <w:p w:rsidR="00962DD1" w:rsidRDefault="00962DD1" w:rsidP="00962DD1">
            <w:pPr>
              <w:jc w:val="center"/>
              <w:cnfStyle w:val="000000010000" w:firstRow="0" w:lastRow="0" w:firstColumn="0" w:lastColumn="0" w:oddVBand="0" w:evenVBand="0" w:oddHBand="0" w:evenHBand="1" w:firstRowFirstColumn="0" w:firstRowLastColumn="0" w:lastRowFirstColumn="0" w:lastRowLastColumn="0"/>
              <w:rPr>
                <w:ins w:id="449" w:author="Holger Rasch" w:date="2014-07-02T17:54:00Z"/>
              </w:rPr>
              <w:pPrChange w:id="450" w:author="Holger Rasch" w:date="2014-07-02T18:00:00Z">
                <w:pPr>
                  <w:cnfStyle w:val="000000010000" w:firstRow="0" w:lastRow="0" w:firstColumn="0" w:lastColumn="0" w:oddVBand="0" w:evenVBand="0" w:oddHBand="0" w:evenHBand="1" w:firstRowFirstColumn="0" w:firstRowLastColumn="0" w:lastRowFirstColumn="0" w:lastRowLastColumn="0"/>
                </w:pPr>
              </w:pPrChange>
            </w:pPr>
            <w:ins w:id="451" w:author="Holger Rasch" w:date="2014-07-02T17:54:00Z">
              <w:r>
                <w:t>60</w:t>
              </w:r>
            </w:ins>
          </w:p>
          <w:p w:rsidR="00962DD1" w:rsidRDefault="00962DD1" w:rsidP="00962DD1">
            <w:pPr>
              <w:jc w:val="center"/>
              <w:cnfStyle w:val="000000010000" w:firstRow="0" w:lastRow="0" w:firstColumn="0" w:lastColumn="0" w:oddVBand="0" w:evenVBand="0" w:oddHBand="0" w:evenHBand="1" w:firstRowFirstColumn="0" w:firstRowLastColumn="0" w:lastRowFirstColumn="0" w:lastRowLastColumn="0"/>
              <w:rPr>
                <w:ins w:id="452" w:author="Holger Rasch" w:date="2014-07-02T17:51:00Z"/>
              </w:rPr>
              <w:pPrChange w:id="453" w:author="Holger Rasch" w:date="2014-07-02T18:00:00Z">
                <w:pPr>
                  <w:cnfStyle w:val="000000010000" w:firstRow="0" w:lastRow="0" w:firstColumn="0" w:lastColumn="0" w:oddVBand="0" w:evenVBand="0" w:oddHBand="0" w:evenHBand="1" w:firstRowFirstColumn="0" w:firstRowLastColumn="0" w:lastRowFirstColumn="0" w:lastRowLastColumn="0"/>
                </w:pPr>
              </w:pPrChange>
            </w:pPr>
            <w:ins w:id="454" w:author="Holger Rasch" w:date="2014-07-02T17:54:00Z">
              <w:r>
                <w:t>100</w:t>
              </w:r>
            </w:ins>
          </w:p>
        </w:tc>
        <w:tc>
          <w:tcPr>
            <w:tcW w:w="1219" w:type="dxa"/>
            <w:tcPrChange w:id="455" w:author="Holger Rasch" w:date="2014-07-02T17:58:00Z">
              <w:tcPr>
                <w:tcW w:w="2422" w:type="dxa"/>
              </w:tcPr>
            </w:tcPrChange>
          </w:tcPr>
          <w:p w:rsidR="00962DD1" w:rsidRDefault="00962DD1" w:rsidP="00962DD1">
            <w:pPr>
              <w:ind w:right="356"/>
              <w:jc w:val="right"/>
              <w:cnfStyle w:val="000000010000" w:firstRow="0" w:lastRow="0" w:firstColumn="0" w:lastColumn="0" w:oddVBand="0" w:evenVBand="0" w:oddHBand="0" w:evenHBand="1" w:firstRowFirstColumn="0" w:firstRowLastColumn="0" w:lastRowFirstColumn="0" w:lastRowLastColumn="0"/>
              <w:rPr>
                <w:ins w:id="456" w:author="Holger Rasch" w:date="2014-07-02T17:54:00Z"/>
              </w:rPr>
              <w:pPrChange w:id="457" w:author="Holger Rasch" w:date="2014-07-02T17:59:00Z">
                <w:pPr>
                  <w:cnfStyle w:val="000000010000" w:firstRow="0" w:lastRow="0" w:firstColumn="0" w:lastColumn="0" w:oddVBand="0" w:evenVBand="0" w:oddHBand="0" w:evenHBand="1" w:firstRowFirstColumn="0" w:firstRowLastColumn="0" w:lastRowFirstColumn="0" w:lastRowLastColumn="0"/>
                </w:pPr>
              </w:pPrChange>
            </w:pPr>
            <w:ins w:id="458" w:author="Holger Rasch" w:date="2014-07-02T17:54:00Z">
              <w:r>
                <w:t>80</w:t>
              </w:r>
            </w:ins>
          </w:p>
          <w:p w:rsidR="00962DD1" w:rsidRDefault="00962DD1" w:rsidP="00962DD1">
            <w:pPr>
              <w:ind w:right="356"/>
              <w:jc w:val="right"/>
              <w:cnfStyle w:val="000000010000" w:firstRow="0" w:lastRow="0" w:firstColumn="0" w:lastColumn="0" w:oddVBand="0" w:evenVBand="0" w:oddHBand="0" w:evenHBand="1" w:firstRowFirstColumn="0" w:firstRowLastColumn="0" w:lastRowFirstColumn="0" w:lastRowLastColumn="0"/>
              <w:rPr>
                <w:ins w:id="459" w:author="Holger Rasch" w:date="2014-07-02T17:51:00Z"/>
              </w:rPr>
              <w:pPrChange w:id="460" w:author="Holger Rasch" w:date="2014-07-02T17:59:00Z">
                <w:pPr>
                  <w:cnfStyle w:val="000000010000" w:firstRow="0" w:lastRow="0" w:firstColumn="0" w:lastColumn="0" w:oddVBand="0" w:evenVBand="0" w:oddHBand="0" w:evenHBand="1" w:firstRowFirstColumn="0" w:firstRowLastColumn="0" w:lastRowFirstColumn="0" w:lastRowLastColumn="0"/>
                </w:pPr>
              </w:pPrChange>
            </w:pPr>
            <w:ins w:id="461" w:author="Holger Rasch" w:date="2014-07-02T17:54:00Z">
              <w:r>
                <w:t>8</w:t>
              </w:r>
            </w:ins>
          </w:p>
        </w:tc>
      </w:tr>
      <w:tr w:rsidR="00962DD1" w:rsidTr="00962DD1">
        <w:trPr>
          <w:cnfStyle w:val="000000100000" w:firstRow="0" w:lastRow="0" w:firstColumn="0" w:lastColumn="0" w:oddVBand="0" w:evenVBand="0" w:oddHBand="1" w:evenHBand="0" w:firstRowFirstColumn="0" w:firstRowLastColumn="0" w:lastRowFirstColumn="0" w:lastRowLastColumn="0"/>
          <w:ins w:id="462" w:author="Holger Rasch" w:date="2014-07-02T17:51:00Z"/>
        </w:trPr>
        <w:tc>
          <w:tcPr>
            <w:cnfStyle w:val="001000000000" w:firstRow="0" w:lastRow="0" w:firstColumn="1" w:lastColumn="0" w:oddVBand="0" w:evenVBand="0" w:oddHBand="0" w:evenHBand="0" w:firstRowFirstColumn="0" w:firstRowLastColumn="0" w:lastRowFirstColumn="0" w:lastRowLastColumn="0"/>
            <w:tcW w:w="2421" w:type="dxa"/>
            <w:tcPrChange w:id="463" w:author="Holger Rasch" w:date="2014-07-02T17:58:00Z">
              <w:tcPr>
                <w:tcW w:w="2421" w:type="dxa"/>
              </w:tcPr>
            </w:tcPrChange>
          </w:tcPr>
          <w:p w:rsidR="00962DD1" w:rsidRPr="00962DD1" w:rsidRDefault="00962DD1">
            <w:pPr>
              <w:cnfStyle w:val="001000100000" w:firstRow="0" w:lastRow="0" w:firstColumn="1" w:lastColumn="0" w:oddVBand="0" w:evenVBand="0" w:oddHBand="1" w:evenHBand="0" w:firstRowFirstColumn="0" w:firstRowLastColumn="0" w:lastRowFirstColumn="0" w:lastRowLastColumn="0"/>
              <w:rPr>
                <w:ins w:id="464" w:author="Holger Rasch" w:date="2014-07-02T17:51:00Z"/>
                <w:b w:val="0"/>
                <w:rPrChange w:id="465" w:author="Holger Rasch" w:date="2014-07-02T18:00:00Z">
                  <w:rPr>
                    <w:ins w:id="466" w:author="Holger Rasch" w:date="2014-07-02T17:51:00Z"/>
                  </w:rPr>
                </w:rPrChange>
              </w:rPr>
            </w:pPr>
            <w:ins w:id="467" w:author="Holger Rasch" w:date="2014-07-02T17:53:00Z">
              <w:r w:rsidRPr="00962DD1">
                <w:rPr>
                  <w:b w:val="0"/>
                  <w:rPrChange w:id="468" w:author="Holger Rasch" w:date="2014-07-02T18:00:00Z">
                    <w:rPr/>
                  </w:rPrChange>
                </w:rPr>
                <w:t>3.0</w:t>
              </w:r>
            </w:ins>
          </w:p>
        </w:tc>
        <w:tc>
          <w:tcPr>
            <w:tcW w:w="2421" w:type="dxa"/>
            <w:tcPrChange w:id="469" w:author="Holger Rasch" w:date="2014-07-02T17:58:00Z">
              <w:tcPr>
                <w:tcW w:w="2421" w:type="dxa"/>
              </w:tcPr>
            </w:tcPrChange>
          </w:tcPr>
          <w:p w:rsidR="00962DD1" w:rsidRDefault="00962DD1" w:rsidP="00962DD1">
            <w:pPr>
              <w:cnfStyle w:val="000000100000" w:firstRow="0" w:lastRow="0" w:firstColumn="0" w:lastColumn="0" w:oddVBand="0" w:evenVBand="0" w:oddHBand="1" w:evenHBand="0" w:firstRowFirstColumn="0" w:firstRowLastColumn="0" w:lastRowFirstColumn="0" w:lastRowLastColumn="0"/>
              <w:rPr>
                <w:ins w:id="470" w:author="Holger Rasch" w:date="2014-07-02T17:53:00Z"/>
              </w:rPr>
            </w:pPr>
            <w:ins w:id="471" w:author="Holger Rasch" w:date="2014-07-02T17:53:00Z">
              <w:r>
                <w:t>cutting</w:t>
              </w:r>
            </w:ins>
          </w:p>
          <w:p w:rsidR="00962DD1" w:rsidRDefault="00962DD1" w:rsidP="00962DD1">
            <w:pPr>
              <w:cnfStyle w:val="000000100000" w:firstRow="0" w:lastRow="0" w:firstColumn="0" w:lastColumn="0" w:oddVBand="0" w:evenVBand="0" w:oddHBand="1" w:evenHBand="0" w:firstRowFirstColumn="0" w:firstRowLastColumn="0" w:lastRowFirstColumn="0" w:lastRowLastColumn="0"/>
              <w:rPr>
                <w:ins w:id="472" w:author="Holger Rasch" w:date="2014-07-02T17:51:00Z"/>
              </w:rPr>
            </w:pPr>
            <w:ins w:id="473" w:author="Holger Rasch" w:date="2014-07-02T17:53:00Z">
              <w:r>
                <w:t>engraving</w:t>
              </w:r>
            </w:ins>
          </w:p>
        </w:tc>
        <w:tc>
          <w:tcPr>
            <w:tcW w:w="2422" w:type="dxa"/>
            <w:tcPrChange w:id="474" w:author="Holger Rasch" w:date="2014-07-02T17:58:00Z">
              <w:tcPr>
                <w:tcW w:w="2422" w:type="dxa"/>
              </w:tcPr>
            </w:tcPrChange>
          </w:tcPr>
          <w:p w:rsidR="00962DD1" w:rsidRDefault="00962DD1" w:rsidP="00962DD1">
            <w:pPr>
              <w:jc w:val="center"/>
              <w:cnfStyle w:val="000000100000" w:firstRow="0" w:lastRow="0" w:firstColumn="0" w:lastColumn="0" w:oddVBand="0" w:evenVBand="0" w:oddHBand="1" w:evenHBand="0" w:firstRowFirstColumn="0" w:firstRowLastColumn="0" w:lastRowFirstColumn="0" w:lastRowLastColumn="0"/>
              <w:rPr>
                <w:ins w:id="475" w:author="Holger Rasch" w:date="2014-07-02T17:54:00Z"/>
              </w:rPr>
              <w:pPrChange w:id="476" w:author="Holger Rasch" w:date="2014-07-02T18:00:00Z">
                <w:pPr>
                  <w:cnfStyle w:val="000000100000" w:firstRow="0" w:lastRow="0" w:firstColumn="0" w:lastColumn="0" w:oddVBand="0" w:evenVBand="0" w:oddHBand="1" w:evenHBand="0" w:firstRowFirstColumn="0" w:firstRowLastColumn="0" w:lastRowFirstColumn="0" w:lastRowLastColumn="0"/>
                </w:pPr>
              </w:pPrChange>
            </w:pPr>
            <w:ins w:id="477" w:author="Holger Rasch" w:date="2014-07-02T17:54:00Z">
              <w:r>
                <w:t>40</w:t>
              </w:r>
            </w:ins>
          </w:p>
          <w:p w:rsidR="00962DD1" w:rsidRDefault="00962DD1" w:rsidP="00962DD1">
            <w:pPr>
              <w:jc w:val="center"/>
              <w:cnfStyle w:val="000000100000" w:firstRow="0" w:lastRow="0" w:firstColumn="0" w:lastColumn="0" w:oddVBand="0" w:evenVBand="0" w:oddHBand="1" w:evenHBand="0" w:firstRowFirstColumn="0" w:firstRowLastColumn="0" w:lastRowFirstColumn="0" w:lastRowLastColumn="0"/>
              <w:rPr>
                <w:ins w:id="478" w:author="Holger Rasch" w:date="2014-07-02T17:51:00Z"/>
              </w:rPr>
              <w:pPrChange w:id="479" w:author="Holger Rasch" w:date="2014-07-02T18:00:00Z">
                <w:pPr>
                  <w:cnfStyle w:val="000000100000" w:firstRow="0" w:lastRow="0" w:firstColumn="0" w:lastColumn="0" w:oddVBand="0" w:evenVBand="0" w:oddHBand="1" w:evenHBand="0" w:firstRowFirstColumn="0" w:firstRowLastColumn="0" w:lastRowFirstColumn="0" w:lastRowLastColumn="0"/>
                </w:pPr>
              </w:pPrChange>
            </w:pPr>
            <w:ins w:id="480" w:author="Holger Rasch" w:date="2014-07-02T17:54:00Z">
              <w:r>
                <w:t>100</w:t>
              </w:r>
            </w:ins>
          </w:p>
        </w:tc>
        <w:tc>
          <w:tcPr>
            <w:tcW w:w="1219" w:type="dxa"/>
            <w:tcPrChange w:id="481" w:author="Holger Rasch" w:date="2014-07-02T17:58:00Z">
              <w:tcPr>
                <w:tcW w:w="2422" w:type="dxa"/>
              </w:tcPr>
            </w:tcPrChange>
          </w:tcPr>
          <w:p w:rsidR="00962DD1" w:rsidRDefault="00962DD1" w:rsidP="00962DD1">
            <w:pPr>
              <w:ind w:right="356"/>
              <w:jc w:val="right"/>
              <w:cnfStyle w:val="000000100000" w:firstRow="0" w:lastRow="0" w:firstColumn="0" w:lastColumn="0" w:oddVBand="0" w:evenVBand="0" w:oddHBand="1" w:evenHBand="0" w:firstRowFirstColumn="0" w:firstRowLastColumn="0" w:lastRowFirstColumn="0" w:lastRowLastColumn="0"/>
              <w:rPr>
                <w:ins w:id="482" w:author="Holger Rasch" w:date="2014-07-02T17:54:00Z"/>
              </w:rPr>
              <w:pPrChange w:id="483" w:author="Holger Rasch" w:date="2014-07-02T17:59:00Z">
                <w:pPr>
                  <w:cnfStyle w:val="000000100000" w:firstRow="0" w:lastRow="0" w:firstColumn="0" w:lastColumn="0" w:oddVBand="0" w:evenVBand="0" w:oddHBand="1" w:evenHBand="0" w:firstRowFirstColumn="0" w:firstRowLastColumn="0" w:lastRowFirstColumn="0" w:lastRowLastColumn="0"/>
                </w:pPr>
              </w:pPrChange>
            </w:pPr>
            <w:ins w:id="484" w:author="Holger Rasch" w:date="2014-07-02T17:54:00Z">
              <w:r>
                <w:t>80</w:t>
              </w:r>
            </w:ins>
          </w:p>
          <w:p w:rsidR="00962DD1" w:rsidRDefault="00962DD1" w:rsidP="00962DD1">
            <w:pPr>
              <w:ind w:right="356"/>
              <w:jc w:val="right"/>
              <w:cnfStyle w:val="000000100000" w:firstRow="0" w:lastRow="0" w:firstColumn="0" w:lastColumn="0" w:oddVBand="0" w:evenVBand="0" w:oddHBand="1" w:evenHBand="0" w:firstRowFirstColumn="0" w:firstRowLastColumn="0" w:lastRowFirstColumn="0" w:lastRowLastColumn="0"/>
              <w:rPr>
                <w:ins w:id="485" w:author="Holger Rasch" w:date="2014-07-02T17:51:00Z"/>
              </w:rPr>
              <w:pPrChange w:id="486" w:author="Holger Rasch" w:date="2014-07-02T17:59:00Z">
                <w:pPr>
                  <w:cnfStyle w:val="000000100000" w:firstRow="0" w:lastRow="0" w:firstColumn="0" w:lastColumn="0" w:oddVBand="0" w:evenVBand="0" w:oddHBand="1" w:evenHBand="0" w:firstRowFirstColumn="0" w:firstRowLastColumn="0" w:lastRowFirstColumn="0" w:lastRowLastColumn="0"/>
                </w:pPr>
              </w:pPrChange>
            </w:pPr>
            <w:ins w:id="487" w:author="Holger Rasch" w:date="2014-07-02T17:54:00Z">
              <w:r>
                <w:t>8</w:t>
              </w:r>
            </w:ins>
          </w:p>
        </w:tc>
      </w:tr>
      <w:tr w:rsidR="00962DD1" w:rsidTr="00962DD1">
        <w:trPr>
          <w:cnfStyle w:val="000000010000" w:firstRow="0" w:lastRow="0" w:firstColumn="0" w:lastColumn="0" w:oddVBand="0" w:evenVBand="0" w:oddHBand="0" w:evenHBand="1" w:firstRowFirstColumn="0" w:firstRowLastColumn="0" w:lastRowFirstColumn="0" w:lastRowLastColumn="0"/>
          <w:ins w:id="488" w:author="Holger Rasch" w:date="2014-07-02T17:51:00Z"/>
        </w:trPr>
        <w:tc>
          <w:tcPr>
            <w:cnfStyle w:val="001000000000" w:firstRow="0" w:lastRow="0" w:firstColumn="1" w:lastColumn="0" w:oddVBand="0" w:evenVBand="0" w:oddHBand="0" w:evenHBand="0" w:firstRowFirstColumn="0" w:firstRowLastColumn="0" w:lastRowFirstColumn="0" w:lastRowLastColumn="0"/>
            <w:tcW w:w="2421" w:type="dxa"/>
            <w:tcPrChange w:id="489" w:author="Holger Rasch" w:date="2014-07-02T17:58:00Z">
              <w:tcPr>
                <w:tcW w:w="2421" w:type="dxa"/>
              </w:tcPr>
            </w:tcPrChange>
          </w:tcPr>
          <w:p w:rsidR="00962DD1" w:rsidRPr="00962DD1" w:rsidRDefault="00962DD1">
            <w:pPr>
              <w:cnfStyle w:val="001000010000" w:firstRow="0" w:lastRow="0" w:firstColumn="1" w:lastColumn="0" w:oddVBand="0" w:evenVBand="0" w:oddHBand="0" w:evenHBand="1" w:firstRowFirstColumn="0" w:firstRowLastColumn="0" w:lastRowFirstColumn="0" w:lastRowLastColumn="0"/>
              <w:rPr>
                <w:ins w:id="490" w:author="Holger Rasch" w:date="2014-07-02T17:51:00Z"/>
                <w:b w:val="0"/>
                <w:rPrChange w:id="491" w:author="Holger Rasch" w:date="2014-07-02T18:00:00Z">
                  <w:rPr>
                    <w:ins w:id="492" w:author="Holger Rasch" w:date="2014-07-02T17:51:00Z"/>
                  </w:rPr>
                </w:rPrChange>
              </w:rPr>
            </w:pPr>
            <w:ins w:id="493" w:author="Holger Rasch" w:date="2014-07-02T17:53:00Z">
              <w:r w:rsidRPr="00962DD1">
                <w:rPr>
                  <w:b w:val="0"/>
                  <w:rPrChange w:id="494" w:author="Holger Rasch" w:date="2014-07-02T18:00:00Z">
                    <w:rPr/>
                  </w:rPrChange>
                </w:rPr>
                <w:t>4.0</w:t>
              </w:r>
            </w:ins>
          </w:p>
        </w:tc>
        <w:tc>
          <w:tcPr>
            <w:tcW w:w="2421" w:type="dxa"/>
            <w:tcPrChange w:id="495" w:author="Holger Rasch" w:date="2014-07-02T17:58:00Z">
              <w:tcPr>
                <w:tcW w:w="2421" w:type="dxa"/>
              </w:tcPr>
            </w:tcPrChange>
          </w:tcPr>
          <w:p w:rsidR="00962DD1" w:rsidRDefault="00962DD1" w:rsidP="00962DD1">
            <w:pPr>
              <w:cnfStyle w:val="000000010000" w:firstRow="0" w:lastRow="0" w:firstColumn="0" w:lastColumn="0" w:oddVBand="0" w:evenVBand="0" w:oddHBand="0" w:evenHBand="1" w:firstRowFirstColumn="0" w:firstRowLastColumn="0" w:lastRowFirstColumn="0" w:lastRowLastColumn="0"/>
              <w:rPr>
                <w:ins w:id="496" w:author="Holger Rasch" w:date="2014-07-02T17:53:00Z"/>
              </w:rPr>
            </w:pPr>
            <w:ins w:id="497" w:author="Holger Rasch" w:date="2014-07-02T17:53:00Z">
              <w:r>
                <w:t>cutting</w:t>
              </w:r>
            </w:ins>
          </w:p>
          <w:p w:rsidR="00962DD1" w:rsidRDefault="00962DD1" w:rsidP="00962DD1">
            <w:pPr>
              <w:cnfStyle w:val="000000010000" w:firstRow="0" w:lastRow="0" w:firstColumn="0" w:lastColumn="0" w:oddVBand="0" w:evenVBand="0" w:oddHBand="0" w:evenHBand="1" w:firstRowFirstColumn="0" w:firstRowLastColumn="0" w:lastRowFirstColumn="0" w:lastRowLastColumn="0"/>
              <w:rPr>
                <w:ins w:id="498" w:author="Holger Rasch" w:date="2014-07-02T17:51:00Z"/>
              </w:rPr>
            </w:pPr>
            <w:ins w:id="499" w:author="Holger Rasch" w:date="2014-07-02T17:53:00Z">
              <w:r>
                <w:t>engraving</w:t>
              </w:r>
            </w:ins>
          </w:p>
        </w:tc>
        <w:tc>
          <w:tcPr>
            <w:tcW w:w="2422" w:type="dxa"/>
            <w:tcPrChange w:id="500" w:author="Holger Rasch" w:date="2014-07-02T17:58:00Z">
              <w:tcPr>
                <w:tcW w:w="2422" w:type="dxa"/>
              </w:tcPr>
            </w:tcPrChange>
          </w:tcPr>
          <w:p w:rsidR="00962DD1" w:rsidRDefault="00962DD1" w:rsidP="00962DD1">
            <w:pPr>
              <w:jc w:val="center"/>
              <w:cnfStyle w:val="000000010000" w:firstRow="0" w:lastRow="0" w:firstColumn="0" w:lastColumn="0" w:oddVBand="0" w:evenVBand="0" w:oddHBand="0" w:evenHBand="1" w:firstRowFirstColumn="0" w:firstRowLastColumn="0" w:lastRowFirstColumn="0" w:lastRowLastColumn="0"/>
              <w:rPr>
                <w:ins w:id="501" w:author="Holger Rasch" w:date="2014-07-02T17:54:00Z"/>
              </w:rPr>
              <w:pPrChange w:id="502" w:author="Holger Rasch" w:date="2014-07-02T18:00:00Z">
                <w:pPr>
                  <w:cnfStyle w:val="000000010000" w:firstRow="0" w:lastRow="0" w:firstColumn="0" w:lastColumn="0" w:oddVBand="0" w:evenVBand="0" w:oddHBand="0" w:evenHBand="1" w:firstRowFirstColumn="0" w:firstRowLastColumn="0" w:lastRowFirstColumn="0" w:lastRowLastColumn="0"/>
                </w:pPr>
              </w:pPrChange>
            </w:pPr>
            <w:ins w:id="503" w:author="Holger Rasch" w:date="2014-07-02T17:54:00Z">
              <w:r>
                <w:t>25</w:t>
              </w:r>
            </w:ins>
          </w:p>
          <w:p w:rsidR="00962DD1" w:rsidRDefault="00962DD1" w:rsidP="00962DD1">
            <w:pPr>
              <w:jc w:val="center"/>
              <w:cnfStyle w:val="000000010000" w:firstRow="0" w:lastRow="0" w:firstColumn="0" w:lastColumn="0" w:oddVBand="0" w:evenVBand="0" w:oddHBand="0" w:evenHBand="1" w:firstRowFirstColumn="0" w:firstRowLastColumn="0" w:lastRowFirstColumn="0" w:lastRowLastColumn="0"/>
              <w:rPr>
                <w:ins w:id="504" w:author="Holger Rasch" w:date="2014-07-02T17:51:00Z"/>
              </w:rPr>
              <w:pPrChange w:id="505" w:author="Holger Rasch" w:date="2014-07-02T18:00:00Z">
                <w:pPr>
                  <w:cnfStyle w:val="000000010000" w:firstRow="0" w:lastRow="0" w:firstColumn="0" w:lastColumn="0" w:oddVBand="0" w:evenVBand="0" w:oddHBand="0" w:evenHBand="1" w:firstRowFirstColumn="0" w:firstRowLastColumn="0" w:lastRowFirstColumn="0" w:lastRowLastColumn="0"/>
                </w:pPr>
              </w:pPrChange>
            </w:pPr>
            <w:ins w:id="506" w:author="Holger Rasch" w:date="2014-07-02T17:54:00Z">
              <w:r>
                <w:t>100</w:t>
              </w:r>
            </w:ins>
          </w:p>
        </w:tc>
        <w:tc>
          <w:tcPr>
            <w:tcW w:w="1219" w:type="dxa"/>
            <w:tcPrChange w:id="507" w:author="Holger Rasch" w:date="2014-07-02T17:58:00Z">
              <w:tcPr>
                <w:tcW w:w="2422" w:type="dxa"/>
              </w:tcPr>
            </w:tcPrChange>
          </w:tcPr>
          <w:p w:rsidR="00962DD1" w:rsidRDefault="00962DD1" w:rsidP="00962DD1">
            <w:pPr>
              <w:ind w:right="356"/>
              <w:jc w:val="right"/>
              <w:cnfStyle w:val="000000010000" w:firstRow="0" w:lastRow="0" w:firstColumn="0" w:lastColumn="0" w:oddVBand="0" w:evenVBand="0" w:oddHBand="0" w:evenHBand="1" w:firstRowFirstColumn="0" w:firstRowLastColumn="0" w:lastRowFirstColumn="0" w:lastRowLastColumn="0"/>
              <w:rPr>
                <w:ins w:id="508" w:author="Holger Rasch" w:date="2014-07-02T17:54:00Z"/>
              </w:rPr>
              <w:pPrChange w:id="509" w:author="Holger Rasch" w:date="2014-07-02T17:59:00Z">
                <w:pPr>
                  <w:cnfStyle w:val="000000010000" w:firstRow="0" w:lastRow="0" w:firstColumn="0" w:lastColumn="0" w:oddVBand="0" w:evenVBand="0" w:oddHBand="0" w:evenHBand="1" w:firstRowFirstColumn="0" w:firstRowLastColumn="0" w:lastRowFirstColumn="0" w:lastRowLastColumn="0"/>
                </w:pPr>
              </w:pPrChange>
            </w:pPr>
            <w:ins w:id="510" w:author="Holger Rasch" w:date="2014-07-02T17:54:00Z">
              <w:r>
                <w:t>80</w:t>
              </w:r>
            </w:ins>
          </w:p>
          <w:p w:rsidR="00962DD1" w:rsidRDefault="00962DD1" w:rsidP="00962DD1">
            <w:pPr>
              <w:ind w:right="356"/>
              <w:jc w:val="right"/>
              <w:cnfStyle w:val="000000010000" w:firstRow="0" w:lastRow="0" w:firstColumn="0" w:lastColumn="0" w:oddVBand="0" w:evenVBand="0" w:oddHBand="0" w:evenHBand="1" w:firstRowFirstColumn="0" w:firstRowLastColumn="0" w:lastRowFirstColumn="0" w:lastRowLastColumn="0"/>
              <w:rPr>
                <w:ins w:id="511" w:author="Holger Rasch" w:date="2014-07-02T17:51:00Z"/>
              </w:rPr>
              <w:pPrChange w:id="512" w:author="Holger Rasch" w:date="2014-07-02T17:59:00Z">
                <w:pPr>
                  <w:cnfStyle w:val="000000010000" w:firstRow="0" w:lastRow="0" w:firstColumn="0" w:lastColumn="0" w:oddVBand="0" w:evenVBand="0" w:oddHBand="0" w:evenHBand="1" w:firstRowFirstColumn="0" w:firstRowLastColumn="0" w:lastRowFirstColumn="0" w:lastRowLastColumn="0"/>
                </w:pPr>
              </w:pPrChange>
            </w:pPr>
            <w:ins w:id="513" w:author="Holger Rasch" w:date="2014-07-02T17:54:00Z">
              <w:r>
                <w:t>8</w:t>
              </w:r>
            </w:ins>
          </w:p>
        </w:tc>
        <w:bookmarkStart w:id="514" w:name="_GoBack"/>
        <w:bookmarkEnd w:id="514"/>
      </w:tr>
      <w:tr w:rsidR="00962DD1" w:rsidTr="00962DD1">
        <w:trPr>
          <w:cnfStyle w:val="000000100000" w:firstRow="0" w:lastRow="0" w:firstColumn="0" w:lastColumn="0" w:oddVBand="0" w:evenVBand="0" w:oddHBand="1" w:evenHBand="0" w:firstRowFirstColumn="0" w:firstRowLastColumn="0" w:lastRowFirstColumn="0" w:lastRowLastColumn="0"/>
          <w:ins w:id="515" w:author="Holger Rasch" w:date="2014-07-02T17:51:00Z"/>
        </w:trPr>
        <w:tc>
          <w:tcPr>
            <w:cnfStyle w:val="001000000000" w:firstRow="0" w:lastRow="0" w:firstColumn="1" w:lastColumn="0" w:oddVBand="0" w:evenVBand="0" w:oddHBand="0" w:evenHBand="0" w:firstRowFirstColumn="0" w:firstRowLastColumn="0" w:lastRowFirstColumn="0" w:lastRowLastColumn="0"/>
            <w:tcW w:w="2421" w:type="dxa"/>
            <w:tcPrChange w:id="516" w:author="Holger Rasch" w:date="2014-07-02T17:58:00Z">
              <w:tcPr>
                <w:tcW w:w="2421" w:type="dxa"/>
              </w:tcPr>
            </w:tcPrChange>
          </w:tcPr>
          <w:p w:rsidR="00962DD1" w:rsidRPr="00962DD1" w:rsidRDefault="00962DD1">
            <w:pPr>
              <w:cnfStyle w:val="001000100000" w:firstRow="0" w:lastRow="0" w:firstColumn="1" w:lastColumn="0" w:oddVBand="0" w:evenVBand="0" w:oddHBand="1" w:evenHBand="0" w:firstRowFirstColumn="0" w:firstRowLastColumn="0" w:lastRowFirstColumn="0" w:lastRowLastColumn="0"/>
              <w:rPr>
                <w:ins w:id="517" w:author="Holger Rasch" w:date="2014-07-02T17:51:00Z"/>
                <w:b w:val="0"/>
                <w:rPrChange w:id="518" w:author="Holger Rasch" w:date="2014-07-02T18:00:00Z">
                  <w:rPr>
                    <w:ins w:id="519" w:author="Holger Rasch" w:date="2014-07-02T17:51:00Z"/>
                  </w:rPr>
                </w:rPrChange>
              </w:rPr>
            </w:pPr>
            <w:ins w:id="520" w:author="Holger Rasch" w:date="2014-07-02T17:53:00Z">
              <w:r w:rsidRPr="00962DD1">
                <w:rPr>
                  <w:b w:val="0"/>
                  <w:rPrChange w:id="521" w:author="Holger Rasch" w:date="2014-07-02T18:00:00Z">
                    <w:rPr/>
                  </w:rPrChange>
                </w:rPr>
                <w:t>5.0</w:t>
              </w:r>
            </w:ins>
          </w:p>
        </w:tc>
        <w:tc>
          <w:tcPr>
            <w:tcW w:w="2421" w:type="dxa"/>
            <w:tcPrChange w:id="522" w:author="Holger Rasch" w:date="2014-07-02T17:58:00Z">
              <w:tcPr>
                <w:tcW w:w="2421" w:type="dxa"/>
              </w:tcPr>
            </w:tcPrChange>
          </w:tcPr>
          <w:p w:rsidR="00962DD1" w:rsidRDefault="00962DD1" w:rsidP="00962DD1">
            <w:pPr>
              <w:cnfStyle w:val="000000100000" w:firstRow="0" w:lastRow="0" w:firstColumn="0" w:lastColumn="0" w:oddVBand="0" w:evenVBand="0" w:oddHBand="1" w:evenHBand="0" w:firstRowFirstColumn="0" w:firstRowLastColumn="0" w:lastRowFirstColumn="0" w:lastRowLastColumn="0"/>
              <w:rPr>
                <w:ins w:id="523" w:author="Holger Rasch" w:date="2014-07-02T17:53:00Z"/>
              </w:rPr>
            </w:pPr>
            <w:ins w:id="524" w:author="Holger Rasch" w:date="2014-07-02T17:53:00Z">
              <w:r>
                <w:t>cutting</w:t>
              </w:r>
            </w:ins>
          </w:p>
          <w:p w:rsidR="00962DD1" w:rsidRDefault="00962DD1" w:rsidP="00962DD1">
            <w:pPr>
              <w:cnfStyle w:val="000000100000" w:firstRow="0" w:lastRow="0" w:firstColumn="0" w:lastColumn="0" w:oddVBand="0" w:evenVBand="0" w:oddHBand="1" w:evenHBand="0" w:firstRowFirstColumn="0" w:firstRowLastColumn="0" w:lastRowFirstColumn="0" w:lastRowLastColumn="0"/>
              <w:rPr>
                <w:ins w:id="525" w:author="Holger Rasch" w:date="2014-07-02T17:51:00Z"/>
              </w:rPr>
            </w:pPr>
            <w:ins w:id="526" w:author="Holger Rasch" w:date="2014-07-02T17:53:00Z">
              <w:r>
                <w:t>engraving</w:t>
              </w:r>
            </w:ins>
          </w:p>
        </w:tc>
        <w:tc>
          <w:tcPr>
            <w:tcW w:w="2422" w:type="dxa"/>
            <w:tcPrChange w:id="527" w:author="Holger Rasch" w:date="2014-07-02T17:58:00Z">
              <w:tcPr>
                <w:tcW w:w="2422" w:type="dxa"/>
              </w:tcPr>
            </w:tcPrChange>
          </w:tcPr>
          <w:p w:rsidR="00962DD1" w:rsidRDefault="00962DD1" w:rsidP="00962DD1">
            <w:pPr>
              <w:jc w:val="center"/>
              <w:cnfStyle w:val="000000100000" w:firstRow="0" w:lastRow="0" w:firstColumn="0" w:lastColumn="0" w:oddVBand="0" w:evenVBand="0" w:oddHBand="1" w:evenHBand="0" w:firstRowFirstColumn="0" w:firstRowLastColumn="0" w:lastRowFirstColumn="0" w:lastRowLastColumn="0"/>
              <w:rPr>
                <w:ins w:id="528" w:author="Holger Rasch" w:date="2014-07-02T17:54:00Z"/>
              </w:rPr>
              <w:pPrChange w:id="529" w:author="Holger Rasch" w:date="2014-07-02T18:00:00Z">
                <w:pPr>
                  <w:cnfStyle w:val="000000100000" w:firstRow="0" w:lastRow="0" w:firstColumn="0" w:lastColumn="0" w:oddVBand="0" w:evenVBand="0" w:oddHBand="1" w:evenHBand="0" w:firstRowFirstColumn="0" w:firstRowLastColumn="0" w:lastRowFirstColumn="0" w:lastRowLastColumn="0"/>
                </w:pPr>
              </w:pPrChange>
            </w:pPr>
            <w:ins w:id="530" w:author="Holger Rasch" w:date="2014-07-02T17:54:00Z">
              <w:r>
                <w:t>20</w:t>
              </w:r>
            </w:ins>
          </w:p>
          <w:p w:rsidR="00962DD1" w:rsidRDefault="00962DD1" w:rsidP="00962DD1">
            <w:pPr>
              <w:jc w:val="center"/>
              <w:cnfStyle w:val="000000100000" w:firstRow="0" w:lastRow="0" w:firstColumn="0" w:lastColumn="0" w:oddVBand="0" w:evenVBand="0" w:oddHBand="1" w:evenHBand="0" w:firstRowFirstColumn="0" w:firstRowLastColumn="0" w:lastRowFirstColumn="0" w:lastRowLastColumn="0"/>
              <w:rPr>
                <w:ins w:id="531" w:author="Holger Rasch" w:date="2014-07-02T17:51:00Z"/>
              </w:rPr>
              <w:pPrChange w:id="532" w:author="Holger Rasch" w:date="2014-07-02T18:00:00Z">
                <w:pPr>
                  <w:cnfStyle w:val="000000100000" w:firstRow="0" w:lastRow="0" w:firstColumn="0" w:lastColumn="0" w:oddVBand="0" w:evenVBand="0" w:oddHBand="1" w:evenHBand="0" w:firstRowFirstColumn="0" w:firstRowLastColumn="0" w:lastRowFirstColumn="0" w:lastRowLastColumn="0"/>
                </w:pPr>
              </w:pPrChange>
            </w:pPr>
            <w:ins w:id="533" w:author="Holger Rasch" w:date="2014-07-02T17:54:00Z">
              <w:r>
                <w:t>100</w:t>
              </w:r>
            </w:ins>
          </w:p>
        </w:tc>
        <w:tc>
          <w:tcPr>
            <w:tcW w:w="1219" w:type="dxa"/>
            <w:tcPrChange w:id="534" w:author="Holger Rasch" w:date="2014-07-02T17:58:00Z">
              <w:tcPr>
                <w:tcW w:w="2422" w:type="dxa"/>
              </w:tcPr>
            </w:tcPrChange>
          </w:tcPr>
          <w:p w:rsidR="00962DD1" w:rsidRDefault="00962DD1" w:rsidP="00962DD1">
            <w:pPr>
              <w:ind w:right="356"/>
              <w:jc w:val="right"/>
              <w:cnfStyle w:val="000000100000" w:firstRow="0" w:lastRow="0" w:firstColumn="0" w:lastColumn="0" w:oddVBand="0" w:evenVBand="0" w:oddHBand="1" w:evenHBand="0" w:firstRowFirstColumn="0" w:firstRowLastColumn="0" w:lastRowFirstColumn="0" w:lastRowLastColumn="0"/>
              <w:rPr>
                <w:ins w:id="535" w:author="Holger Rasch" w:date="2014-07-02T17:54:00Z"/>
              </w:rPr>
              <w:pPrChange w:id="536" w:author="Holger Rasch" w:date="2014-07-02T17:59:00Z">
                <w:pPr>
                  <w:cnfStyle w:val="000000100000" w:firstRow="0" w:lastRow="0" w:firstColumn="0" w:lastColumn="0" w:oddVBand="0" w:evenVBand="0" w:oddHBand="1" w:evenHBand="0" w:firstRowFirstColumn="0" w:firstRowLastColumn="0" w:lastRowFirstColumn="0" w:lastRowLastColumn="0"/>
                </w:pPr>
              </w:pPrChange>
            </w:pPr>
            <w:ins w:id="537" w:author="Holger Rasch" w:date="2014-07-02T17:54:00Z">
              <w:r>
                <w:t>80</w:t>
              </w:r>
            </w:ins>
          </w:p>
          <w:p w:rsidR="00962DD1" w:rsidRDefault="00962DD1" w:rsidP="00962DD1">
            <w:pPr>
              <w:ind w:right="356"/>
              <w:jc w:val="right"/>
              <w:cnfStyle w:val="000000100000" w:firstRow="0" w:lastRow="0" w:firstColumn="0" w:lastColumn="0" w:oddVBand="0" w:evenVBand="0" w:oddHBand="1" w:evenHBand="0" w:firstRowFirstColumn="0" w:firstRowLastColumn="0" w:lastRowFirstColumn="0" w:lastRowLastColumn="0"/>
              <w:rPr>
                <w:ins w:id="538" w:author="Holger Rasch" w:date="2014-07-02T17:51:00Z"/>
              </w:rPr>
              <w:pPrChange w:id="539" w:author="Holger Rasch" w:date="2014-07-02T17:59:00Z">
                <w:pPr>
                  <w:cnfStyle w:val="000000100000" w:firstRow="0" w:lastRow="0" w:firstColumn="0" w:lastColumn="0" w:oddVBand="0" w:evenVBand="0" w:oddHBand="1" w:evenHBand="0" w:firstRowFirstColumn="0" w:firstRowLastColumn="0" w:lastRowFirstColumn="0" w:lastRowLastColumn="0"/>
                </w:pPr>
              </w:pPrChange>
            </w:pPr>
            <w:ins w:id="540" w:author="Holger Rasch" w:date="2014-07-02T17:54:00Z">
              <w:r>
                <w:t>8</w:t>
              </w:r>
            </w:ins>
          </w:p>
        </w:tc>
      </w:tr>
      <w:tr w:rsidR="00962DD1" w:rsidTr="00962DD1">
        <w:trPr>
          <w:cnfStyle w:val="000000010000" w:firstRow="0" w:lastRow="0" w:firstColumn="0" w:lastColumn="0" w:oddVBand="0" w:evenVBand="0" w:oddHBand="0" w:evenHBand="1" w:firstRowFirstColumn="0" w:firstRowLastColumn="0" w:lastRowFirstColumn="0" w:lastRowLastColumn="0"/>
          <w:ins w:id="541" w:author="Holger Rasch" w:date="2014-07-02T17:53:00Z"/>
        </w:trPr>
        <w:tc>
          <w:tcPr>
            <w:cnfStyle w:val="001000000000" w:firstRow="0" w:lastRow="0" w:firstColumn="1" w:lastColumn="0" w:oddVBand="0" w:evenVBand="0" w:oddHBand="0" w:evenHBand="0" w:firstRowFirstColumn="0" w:firstRowLastColumn="0" w:lastRowFirstColumn="0" w:lastRowLastColumn="0"/>
            <w:tcW w:w="2421" w:type="dxa"/>
            <w:tcPrChange w:id="542" w:author="Holger Rasch" w:date="2014-07-02T17:58:00Z">
              <w:tcPr>
                <w:tcW w:w="2421" w:type="dxa"/>
              </w:tcPr>
            </w:tcPrChange>
          </w:tcPr>
          <w:p w:rsidR="00962DD1" w:rsidRPr="00962DD1" w:rsidRDefault="00962DD1">
            <w:pPr>
              <w:cnfStyle w:val="001000010000" w:firstRow="0" w:lastRow="0" w:firstColumn="1" w:lastColumn="0" w:oddVBand="0" w:evenVBand="0" w:oddHBand="0" w:evenHBand="1" w:firstRowFirstColumn="0" w:firstRowLastColumn="0" w:lastRowFirstColumn="0" w:lastRowLastColumn="0"/>
              <w:rPr>
                <w:ins w:id="543" w:author="Holger Rasch" w:date="2014-07-02T17:53:00Z"/>
                <w:b w:val="0"/>
                <w:rPrChange w:id="544" w:author="Holger Rasch" w:date="2014-07-02T18:00:00Z">
                  <w:rPr>
                    <w:ins w:id="545" w:author="Holger Rasch" w:date="2014-07-02T17:53:00Z"/>
                  </w:rPr>
                </w:rPrChange>
              </w:rPr>
            </w:pPr>
            <w:ins w:id="546" w:author="Holger Rasch" w:date="2014-07-02T17:53:00Z">
              <w:r w:rsidRPr="00962DD1">
                <w:rPr>
                  <w:b w:val="0"/>
                  <w:rPrChange w:id="547" w:author="Holger Rasch" w:date="2014-07-02T18:00:00Z">
                    <w:rPr/>
                  </w:rPrChange>
                </w:rPr>
                <w:t>6.0</w:t>
              </w:r>
            </w:ins>
          </w:p>
        </w:tc>
        <w:tc>
          <w:tcPr>
            <w:tcW w:w="2421" w:type="dxa"/>
            <w:tcPrChange w:id="548" w:author="Holger Rasch" w:date="2014-07-02T17:58:00Z">
              <w:tcPr>
                <w:tcW w:w="2421" w:type="dxa"/>
              </w:tcPr>
            </w:tcPrChange>
          </w:tcPr>
          <w:p w:rsidR="00962DD1" w:rsidRDefault="00962DD1" w:rsidP="00962DD1">
            <w:pPr>
              <w:cnfStyle w:val="000000010000" w:firstRow="0" w:lastRow="0" w:firstColumn="0" w:lastColumn="0" w:oddVBand="0" w:evenVBand="0" w:oddHBand="0" w:evenHBand="1" w:firstRowFirstColumn="0" w:firstRowLastColumn="0" w:lastRowFirstColumn="0" w:lastRowLastColumn="0"/>
              <w:rPr>
                <w:ins w:id="549" w:author="Holger Rasch" w:date="2014-07-02T17:53:00Z"/>
              </w:rPr>
            </w:pPr>
            <w:ins w:id="550" w:author="Holger Rasch" w:date="2014-07-02T17:53:00Z">
              <w:r>
                <w:t>cutting</w:t>
              </w:r>
            </w:ins>
          </w:p>
          <w:p w:rsidR="00962DD1" w:rsidRDefault="00962DD1" w:rsidP="00962DD1">
            <w:pPr>
              <w:cnfStyle w:val="000000010000" w:firstRow="0" w:lastRow="0" w:firstColumn="0" w:lastColumn="0" w:oddVBand="0" w:evenVBand="0" w:oddHBand="0" w:evenHBand="1" w:firstRowFirstColumn="0" w:firstRowLastColumn="0" w:lastRowFirstColumn="0" w:lastRowLastColumn="0"/>
              <w:rPr>
                <w:ins w:id="551" w:author="Holger Rasch" w:date="2014-07-02T17:53:00Z"/>
              </w:rPr>
            </w:pPr>
            <w:ins w:id="552" w:author="Holger Rasch" w:date="2014-07-02T17:53:00Z">
              <w:r>
                <w:t>engraving</w:t>
              </w:r>
            </w:ins>
          </w:p>
        </w:tc>
        <w:tc>
          <w:tcPr>
            <w:tcW w:w="2422" w:type="dxa"/>
            <w:tcPrChange w:id="553" w:author="Holger Rasch" w:date="2014-07-02T17:58:00Z">
              <w:tcPr>
                <w:tcW w:w="2422" w:type="dxa"/>
              </w:tcPr>
            </w:tcPrChange>
          </w:tcPr>
          <w:p w:rsidR="00962DD1" w:rsidRDefault="00962DD1" w:rsidP="00962DD1">
            <w:pPr>
              <w:jc w:val="center"/>
              <w:cnfStyle w:val="000000010000" w:firstRow="0" w:lastRow="0" w:firstColumn="0" w:lastColumn="0" w:oddVBand="0" w:evenVBand="0" w:oddHBand="0" w:evenHBand="1" w:firstRowFirstColumn="0" w:firstRowLastColumn="0" w:lastRowFirstColumn="0" w:lastRowLastColumn="0"/>
              <w:rPr>
                <w:ins w:id="554" w:author="Holger Rasch" w:date="2014-07-02T17:54:00Z"/>
              </w:rPr>
              <w:pPrChange w:id="555" w:author="Holger Rasch" w:date="2014-07-02T18:00:00Z">
                <w:pPr>
                  <w:cnfStyle w:val="000000010000" w:firstRow="0" w:lastRow="0" w:firstColumn="0" w:lastColumn="0" w:oddVBand="0" w:evenVBand="0" w:oddHBand="0" w:evenHBand="1" w:firstRowFirstColumn="0" w:firstRowLastColumn="0" w:lastRowFirstColumn="0" w:lastRowLastColumn="0"/>
                </w:pPr>
              </w:pPrChange>
            </w:pPr>
            <w:ins w:id="556" w:author="Holger Rasch" w:date="2014-07-02T17:54:00Z">
              <w:r>
                <w:t>15</w:t>
              </w:r>
            </w:ins>
          </w:p>
          <w:p w:rsidR="00962DD1" w:rsidRDefault="00962DD1" w:rsidP="00962DD1">
            <w:pPr>
              <w:jc w:val="center"/>
              <w:cnfStyle w:val="000000010000" w:firstRow="0" w:lastRow="0" w:firstColumn="0" w:lastColumn="0" w:oddVBand="0" w:evenVBand="0" w:oddHBand="0" w:evenHBand="1" w:firstRowFirstColumn="0" w:firstRowLastColumn="0" w:lastRowFirstColumn="0" w:lastRowLastColumn="0"/>
              <w:rPr>
                <w:ins w:id="557" w:author="Holger Rasch" w:date="2014-07-02T17:53:00Z"/>
              </w:rPr>
              <w:pPrChange w:id="558" w:author="Holger Rasch" w:date="2014-07-02T18:00:00Z">
                <w:pPr>
                  <w:cnfStyle w:val="000000010000" w:firstRow="0" w:lastRow="0" w:firstColumn="0" w:lastColumn="0" w:oddVBand="0" w:evenVBand="0" w:oddHBand="0" w:evenHBand="1" w:firstRowFirstColumn="0" w:firstRowLastColumn="0" w:lastRowFirstColumn="0" w:lastRowLastColumn="0"/>
                </w:pPr>
              </w:pPrChange>
            </w:pPr>
            <w:ins w:id="559" w:author="Holger Rasch" w:date="2014-07-02T17:54:00Z">
              <w:r>
                <w:t>100</w:t>
              </w:r>
            </w:ins>
          </w:p>
        </w:tc>
        <w:tc>
          <w:tcPr>
            <w:tcW w:w="1219" w:type="dxa"/>
            <w:tcPrChange w:id="560" w:author="Holger Rasch" w:date="2014-07-02T17:58:00Z">
              <w:tcPr>
                <w:tcW w:w="2422" w:type="dxa"/>
              </w:tcPr>
            </w:tcPrChange>
          </w:tcPr>
          <w:p w:rsidR="00962DD1" w:rsidRDefault="00962DD1" w:rsidP="00962DD1">
            <w:pPr>
              <w:ind w:right="356"/>
              <w:jc w:val="right"/>
              <w:cnfStyle w:val="000000010000" w:firstRow="0" w:lastRow="0" w:firstColumn="0" w:lastColumn="0" w:oddVBand="0" w:evenVBand="0" w:oddHBand="0" w:evenHBand="1" w:firstRowFirstColumn="0" w:firstRowLastColumn="0" w:lastRowFirstColumn="0" w:lastRowLastColumn="0"/>
              <w:rPr>
                <w:ins w:id="561" w:author="Holger Rasch" w:date="2014-07-02T17:54:00Z"/>
              </w:rPr>
              <w:pPrChange w:id="562" w:author="Holger Rasch" w:date="2014-07-02T17:59:00Z">
                <w:pPr>
                  <w:cnfStyle w:val="000000010000" w:firstRow="0" w:lastRow="0" w:firstColumn="0" w:lastColumn="0" w:oddVBand="0" w:evenVBand="0" w:oddHBand="0" w:evenHBand="1" w:firstRowFirstColumn="0" w:firstRowLastColumn="0" w:lastRowFirstColumn="0" w:lastRowLastColumn="0"/>
                </w:pPr>
              </w:pPrChange>
            </w:pPr>
            <w:ins w:id="563" w:author="Holger Rasch" w:date="2014-07-02T17:54:00Z">
              <w:r>
                <w:t>80</w:t>
              </w:r>
            </w:ins>
          </w:p>
          <w:p w:rsidR="00962DD1" w:rsidRDefault="00962DD1" w:rsidP="00962DD1">
            <w:pPr>
              <w:ind w:right="356"/>
              <w:jc w:val="right"/>
              <w:cnfStyle w:val="000000010000" w:firstRow="0" w:lastRow="0" w:firstColumn="0" w:lastColumn="0" w:oddVBand="0" w:evenVBand="0" w:oddHBand="0" w:evenHBand="1" w:firstRowFirstColumn="0" w:firstRowLastColumn="0" w:lastRowFirstColumn="0" w:lastRowLastColumn="0"/>
              <w:rPr>
                <w:ins w:id="564" w:author="Holger Rasch" w:date="2014-07-02T17:53:00Z"/>
              </w:rPr>
              <w:pPrChange w:id="565" w:author="Holger Rasch" w:date="2014-07-02T17:59:00Z">
                <w:pPr>
                  <w:cnfStyle w:val="000000010000" w:firstRow="0" w:lastRow="0" w:firstColumn="0" w:lastColumn="0" w:oddVBand="0" w:evenVBand="0" w:oddHBand="0" w:evenHBand="1" w:firstRowFirstColumn="0" w:firstRowLastColumn="0" w:lastRowFirstColumn="0" w:lastRowLastColumn="0"/>
                </w:pPr>
              </w:pPrChange>
            </w:pPr>
            <w:ins w:id="566" w:author="Holger Rasch" w:date="2014-07-02T17:54:00Z">
              <w:r>
                <w:t>8</w:t>
              </w:r>
            </w:ins>
          </w:p>
        </w:tc>
      </w:tr>
      <w:tr w:rsidR="00962DD1" w:rsidTr="00962DD1">
        <w:trPr>
          <w:cnfStyle w:val="000000100000" w:firstRow="0" w:lastRow="0" w:firstColumn="0" w:lastColumn="0" w:oddVBand="0" w:evenVBand="0" w:oddHBand="1" w:evenHBand="0" w:firstRowFirstColumn="0" w:firstRowLastColumn="0" w:lastRowFirstColumn="0" w:lastRowLastColumn="0"/>
          <w:ins w:id="567" w:author="Holger Rasch" w:date="2014-07-02T17:53:00Z"/>
        </w:trPr>
        <w:tc>
          <w:tcPr>
            <w:cnfStyle w:val="001000000000" w:firstRow="0" w:lastRow="0" w:firstColumn="1" w:lastColumn="0" w:oddVBand="0" w:evenVBand="0" w:oddHBand="0" w:evenHBand="0" w:firstRowFirstColumn="0" w:firstRowLastColumn="0" w:lastRowFirstColumn="0" w:lastRowLastColumn="0"/>
            <w:tcW w:w="2421" w:type="dxa"/>
            <w:tcPrChange w:id="568" w:author="Holger Rasch" w:date="2014-07-02T17:58:00Z">
              <w:tcPr>
                <w:tcW w:w="2421" w:type="dxa"/>
              </w:tcPr>
            </w:tcPrChange>
          </w:tcPr>
          <w:p w:rsidR="00962DD1" w:rsidRPr="00962DD1" w:rsidRDefault="00962DD1">
            <w:pPr>
              <w:cnfStyle w:val="001000100000" w:firstRow="0" w:lastRow="0" w:firstColumn="1" w:lastColumn="0" w:oddVBand="0" w:evenVBand="0" w:oddHBand="1" w:evenHBand="0" w:firstRowFirstColumn="0" w:firstRowLastColumn="0" w:lastRowFirstColumn="0" w:lastRowLastColumn="0"/>
              <w:rPr>
                <w:ins w:id="569" w:author="Holger Rasch" w:date="2014-07-02T17:53:00Z"/>
                <w:b w:val="0"/>
                <w:rPrChange w:id="570" w:author="Holger Rasch" w:date="2014-07-02T18:00:00Z">
                  <w:rPr>
                    <w:ins w:id="571" w:author="Holger Rasch" w:date="2014-07-02T17:53:00Z"/>
                  </w:rPr>
                </w:rPrChange>
              </w:rPr>
            </w:pPr>
            <w:ins w:id="572" w:author="Holger Rasch" w:date="2014-07-02T17:53:00Z">
              <w:r w:rsidRPr="00962DD1">
                <w:rPr>
                  <w:b w:val="0"/>
                  <w:rPrChange w:id="573" w:author="Holger Rasch" w:date="2014-07-02T18:00:00Z">
                    <w:rPr/>
                  </w:rPrChange>
                </w:rPr>
                <w:t>7.5</w:t>
              </w:r>
            </w:ins>
          </w:p>
        </w:tc>
        <w:tc>
          <w:tcPr>
            <w:tcW w:w="2421" w:type="dxa"/>
            <w:tcPrChange w:id="574" w:author="Holger Rasch" w:date="2014-07-02T17:58:00Z">
              <w:tcPr>
                <w:tcW w:w="2421" w:type="dxa"/>
              </w:tcPr>
            </w:tcPrChange>
          </w:tcPr>
          <w:p w:rsidR="00962DD1" w:rsidRDefault="00962DD1" w:rsidP="00962DD1">
            <w:pPr>
              <w:cnfStyle w:val="000000100000" w:firstRow="0" w:lastRow="0" w:firstColumn="0" w:lastColumn="0" w:oddVBand="0" w:evenVBand="0" w:oddHBand="1" w:evenHBand="0" w:firstRowFirstColumn="0" w:firstRowLastColumn="0" w:lastRowFirstColumn="0" w:lastRowLastColumn="0"/>
              <w:rPr>
                <w:ins w:id="575" w:author="Holger Rasch" w:date="2014-07-02T17:53:00Z"/>
              </w:rPr>
            </w:pPr>
            <w:ins w:id="576" w:author="Holger Rasch" w:date="2014-07-02T17:53:00Z">
              <w:r>
                <w:t>cutting</w:t>
              </w:r>
            </w:ins>
          </w:p>
          <w:p w:rsidR="00962DD1" w:rsidRDefault="00962DD1" w:rsidP="00962DD1">
            <w:pPr>
              <w:cnfStyle w:val="000000100000" w:firstRow="0" w:lastRow="0" w:firstColumn="0" w:lastColumn="0" w:oddVBand="0" w:evenVBand="0" w:oddHBand="1" w:evenHBand="0" w:firstRowFirstColumn="0" w:firstRowLastColumn="0" w:lastRowFirstColumn="0" w:lastRowLastColumn="0"/>
              <w:rPr>
                <w:ins w:id="577" w:author="Holger Rasch" w:date="2014-07-02T17:53:00Z"/>
              </w:rPr>
            </w:pPr>
            <w:ins w:id="578" w:author="Holger Rasch" w:date="2014-07-02T17:53:00Z">
              <w:r>
                <w:t>engraving</w:t>
              </w:r>
            </w:ins>
          </w:p>
        </w:tc>
        <w:tc>
          <w:tcPr>
            <w:tcW w:w="2422" w:type="dxa"/>
            <w:tcPrChange w:id="579" w:author="Holger Rasch" w:date="2014-07-02T17:58:00Z">
              <w:tcPr>
                <w:tcW w:w="2422" w:type="dxa"/>
              </w:tcPr>
            </w:tcPrChange>
          </w:tcPr>
          <w:p w:rsidR="00962DD1" w:rsidRDefault="00962DD1" w:rsidP="00962DD1">
            <w:pPr>
              <w:jc w:val="center"/>
              <w:cnfStyle w:val="000000100000" w:firstRow="0" w:lastRow="0" w:firstColumn="0" w:lastColumn="0" w:oddVBand="0" w:evenVBand="0" w:oddHBand="1" w:evenHBand="0" w:firstRowFirstColumn="0" w:firstRowLastColumn="0" w:lastRowFirstColumn="0" w:lastRowLastColumn="0"/>
              <w:rPr>
                <w:ins w:id="580" w:author="Holger Rasch" w:date="2014-07-02T17:54:00Z"/>
              </w:rPr>
              <w:pPrChange w:id="581" w:author="Holger Rasch" w:date="2014-07-02T18:00:00Z">
                <w:pPr>
                  <w:cnfStyle w:val="000000100000" w:firstRow="0" w:lastRow="0" w:firstColumn="0" w:lastColumn="0" w:oddVBand="0" w:evenVBand="0" w:oddHBand="1" w:evenHBand="0" w:firstRowFirstColumn="0" w:firstRowLastColumn="0" w:lastRowFirstColumn="0" w:lastRowLastColumn="0"/>
                </w:pPr>
              </w:pPrChange>
            </w:pPr>
            <w:ins w:id="582" w:author="Holger Rasch" w:date="2014-07-02T17:55:00Z">
              <w:r>
                <w:t>10</w:t>
              </w:r>
            </w:ins>
          </w:p>
          <w:p w:rsidR="00962DD1" w:rsidRDefault="00962DD1" w:rsidP="00962DD1">
            <w:pPr>
              <w:jc w:val="center"/>
              <w:cnfStyle w:val="000000100000" w:firstRow="0" w:lastRow="0" w:firstColumn="0" w:lastColumn="0" w:oddVBand="0" w:evenVBand="0" w:oddHBand="1" w:evenHBand="0" w:firstRowFirstColumn="0" w:firstRowLastColumn="0" w:lastRowFirstColumn="0" w:lastRowLastColumn="0"/>
              <w:rPr>
                <w:ins w:id="583" w:author="Holger Rasch" w:date="2014-07-02T17:53:00Z"/>
              </w:rPr>
              <w:pPrChange w:id="584" w:author="Holger Rasch" w:date="2014-07-02T18:00:00Z">
                <w:pPr>
                  <w:cnfStyle w:val="000000100000" w:firstRow="0" w:lastRow="0" w:firstColumn="0" w:lastColumn="0" w:oddVBand="0" w:evenVBand="0" w:oddHBand="1" w:evenHBand="0" w:firstRowFirstColumn="0" w:firstRowLastColumn="0" w:lastRowFirstColumn="0" w:lastRowLastColumn="0"/>
                </w:pPr>
              </w:pPrChange>
            </w:pPr>
            <w:ins w:id="585" w:author="Holger Rasch" w:date="2014-07-02T17:54:00Z">
              <w:r>
                <w:t>100</w:t>
              </w:r>
            </w:ins>
          </w:p>
        </w:tc>
        <w:tc>
          <w:tcPr>
            <w:tcW w:w="1219" w:type="dxa"/>
            <w:tcPrChange w:id="586" w:author="Holger Rasch" w:date="2014-07-02T17:58:00Z">
              <w:tcPr>
                <w:tcW w:w="2422" w:type="dxa"/>
              </w:tcPr>
            </w:tcPrChange>
          </w:tcPr>
          <w:p w:rsidR="00962DD1" w:rsidRDefault="00962DD1" w:rsidP="00962DD1">
            <w:pPr>
              <w:ind w:right="356"/>
              <w:jc w:val="right"/>
              <w:cnfStyle w:val="000000100000" w:firstRow="0" w:lastRow="0" w:firstColumn="0" w:lastColumn="0" w:oddVBand="0" w:evenVBand="0" w:oddHBand="1" w:evenHBand="0" w:firstRowFirstColumn="0" w:firstRowLastColumn="0" w:lastRowFirstColumn="0" w:lastRowLastColumn="0"/>
              <w:rPr>
                <w:ins w:id="587" w:author="Holger Rasch" w:date="2014-07-02T17:54:00Z"/>
              </w:rPr>
              <w:pPrChange w:id="588" w:author="Holger Rasch" w:date="2014-07-02T17:59:00Z">
                <w:pPr>
                  <w:cnfStyle w:val="000000100000" w:firstRow="0" w:lastRow="0" w:firstColumn="0" w:lastColumn="0" w:oddVBand="0" w:evenVBand="0" w:oddHBand="1" w:evenHBand="0" w:firstRowFirstColumn="0" w:firstRowLastColumn="0" w:lastRowFirstColumn="0" w:lastRowLastColumn="0"/>
                </w:pPr>
              </w:pPrChange>
            </w:pPr>
            <w:ins w:id="589" w:author="Holger Rasch" w:date="2014-07-02T17:54:00Z">
              <w:r>
                <w:t>80</w:t>
              </w:r>
            </w:ins>
          </w:p>
          <w:p w:rsidR="00962DD1" w:rsidRDefault="00962DD1" w:rsidP="00962DD1">
            <w:pPr>
              <w:ind w:right="356"/>
              <w:jc w:val="right"/>
              <w:cnfStyle w:val="000000100000" w:firstRow="0" w:lastRow="0" w:firstColumn="0" w:lastColumn="0" w:oddVBand="0" w:evenVBand="0" w:oddHBand="1" w:evenHBand="0" w:firstRowFirstColumn="0" w:firstRowLastColumn="0" w:lastRowFirstColumn="0" w:lastRowLastColumn="0"/>
              <w:rPr>
                <w:ins w:id="590" w:author="Holger Rasch" w:date="2014-07-02T17:53:00Z"/>
              </w:rPr>
              <w:pPrChange w:id="591" w:author="Holger Rasch" w:date="2014-07-02T17:59:00Z">
                <w:pPr>
                  <w:cnfStyle w:val="000000100000" w:firstRow="0" w:lastRow="0" w:firstColumn="0" w:lastColumn="0" w:oddVBand="0" w:evenVBand="0" w:oddHBand="1" w:evenHBand="0" w:firstRowFirstColumn="0" w:firstRowLastColumn="0" w:lastRowFirstColumn="0" w:lastRowLastColumn="0"/>
                </w:pPr>
              </w:pPrChange>
            </w:pPr>
            <w:ins w:id="592" w:author="Holger Rasch" w:date="2014-07-02T17:54:00Z">
              <w:r>
                <w:t>8</w:t>
              </w:r>
            </w:ins>
          </w:p>
        </w:tc>
      </w:tr>
      <w:tr w:rsidR="00962DD1" w:rsidTr="00962DD1">
        <w:trPr>
          <w:cnfStyle w:val="000000010000" w:firstRow="0" w:lastRow="0" w:firstColumn="0" w:lastColumn="0" w:oddVBand="0" w:evenVBand="0" w:oddHBand="0" w:evenHBand="1" w:firstRowFirstColumn="0" w:firstRowLastColumn="0" w:lastRowFirstColumn="0" w:lastRowLastColumn="0"/>
          <w:ins w:id="593" w:author="Holger Rasch" w:date="2014-07-02T17:53:00Z"/>
        </w:trPr>
        <w:tc>
          <w:tcPr>
            <w:cnfStyle w:val="001000000000" w:firstRow="0" w:lastRow="0" w:firstColumn="1" w:lastColumn="0" w:oddVBand="0" w:evenVBand="0" w:oddHBand="0" w:evenHBand="0" w:firstRowFirstColumn="0" w:firstRowLastColumn="0" w:lastRowFirstColumn="0" w:lastRowLastColumn="0"/>
            <w:tcW w:w="2421" w:type="dxa"/>
            <w:tcPrChange w:id="594" w:author="Holger Rasch" w:date="2014-07-02T17:58:00Z">
              <w:tcPr>
                <w:tcW w:w="2421" w:type="dxa"/>
              </w:tcPr>
            </w:tcPrChange>
          </w:tcPr>
          <w:p w:rsidR="00962DD1" w:rsidRPr="00962DD1" w:rsidRDefault="00962DD1">
            <w:pPr>
              <w:cnfStyle w:val="001000010000" w:firstRow="0" w:lastRow="0" w:firstColumn="1" w:lastColumn="0" w:oddVBand="0" w:evenVBand="0" w:oddHBand="0" w:evenHBand="1" w:firstRowFirstColumn="0" w:firstRowLastColumn="0" w:lastRowFirstColumn="0" w:lastRowLastColumn="0"/>
              <w:rPr>
                <w:ins w:id="595" w:author="Holger Rasch" w:date="2014-07-02T17:53:00Z"/>
                <w:b w:val="0"/>
                <w:rPrChange w:id="596" w:author="Holger Rasch" w:date="2014-07-02T18:00:00Z">
                  <w:rPr>
                    <w:ins w:id="597" w:author="Holger Rasch" w:date="2014-07-02T17:53:00Z"/>
                  </w:rPr>
                </w:rPrChange>
              </w:rPr>
            </w:pPr>
            <w:ins w:id="598" w:author="Holger Rasch" w:date="2014-07-02T17:53:00Z">
              <w:r w:rsidRPr="00962DD1">
                <w:rPr>
                  <w:b w:val="0"/>
                  <w:rPrChange w:id="599" w:author="Holger Rasch" w:date="2014-07-02T18:00:00Z">
                    <w:rPr/>
                  </w:rPrChange>
                </w:rPr>
                <w:t>8.0</w:t>
              </w:r>
            </w:ins>
          </w:p>
        </w:tc>
        <w:tc>
          <w:tcPr>
            <w:tcW w:w="2421" w:type="dxa"/>
            <w:tcPrChange w:id="600" w:author="Holger Rasch" w:date="2014-07-02T17:58:00Z">
              <w:tcPr>
                <w:tcW w:w="2421" w:type="dxa"/>
              </w:tcPr>
            </w:tcPrChange>
          </w:tcPr>
          <w:p w:rsidR="00962DD1" w:rsidRDefault="00962DD1" w:rsidP="00962DD1">
            <w:pPr>
              <w:cnfStyle w:val="000000010000" w:firstRow="0" w:lastRow="0" w:firstColumn="0" w:lastColumn="0" w:oddVBand="0" w:evenVBand="0" w:oddHBand="0" w:evenHBand="1" w:firstRowFirstColumn="0" w:firstRowLastColumn="0" w:lastRowFirstColumn="0" w:lastRowLastColumn="0"/>
              <w:rPr>
                <w:ins w:id="601" w:author="Holger Rasch" w:date="2014-07-02T17:53:00Z"/>
              </w:rPr>
            </w:pPr>
            <w:ins w:id="602" w:author="Holger Rasch" w:date="2014-07-02T17:53:00Z">
              <w:r>
                <w:t>cutting</w:t>
              </w:r>
            </w:ins>
          </w:p>
          <w:p w:rsidR="00962DD1" w:rsidRDefault="00962DD1" w:rsidP="00962DD1">
            <w:pPr>
              <w:cnfStyle w:val="000000010000" w:firstRow="0" w:lastRow="0" w:firstColumn="0" w:lastColumn="0" w:oddVBand="0" w:evenVBand="0" w:oddHBand="0" w:evenHBand="1" w:firstRowFirstColumn="0" w:firstRowLastColumn="0" w:lastRowFirstColumn="0" w:lastRowLastColumn="0"/>
              <w:rPr>
                <w:ins w:id="603" w:author="Holger Rasch" w:date="2014-07-02T17:53:00Z"/>
              </w:rPr>
            </w:pPr>
            <w:ins w:id="604" w:author="Holger Rasch" w:date="2014-07-02T17:53:00Z">
              <w:r>
                <w:t>engraving</w:t>
              </w:r>
            </w:ins>
          </w:p>
        </w:tc>
        <w:tc>
          <w:tcPr>
            <w:tcW w:w="2422" w:type="dxa"/>
            <w:tcPrChange w:id="605" w:author="Holger Rasch" w:date="2014-07-02T17:58:00Z">
              <w:tcPr>
                <w:tcW w:w="2422" w:type="dxa"/>
              </w:tcPr>
            </w:tcPrChange>
          </w:tcPr>
          <w:p w:rsidR="00962DD1" w:rsidRDefault="00962DD1" w:rsidP="00962DD1">
            <w:pPr>
              <w:jc w:val="center"/>
              <w:cnfStyle w:val="000000010000" w:firstRow="0" w:lastRow="0" w:firstColumn="0" w:lastColumn="0" w:oddVBand="0" w:evenVBand="0" w:oddHBand="0" w:evenHBand="1" w:firstRowFirstColumn="0" w:firstRowLastColumn="0" w:lastRowFirstColumn="0" w:lastRowLastColumn="0"/>
              <w:rPr>
                <w:ins w:id="606" w:author="Holger Rasch" w:date="2014-07-02T17:54:00Z"/>
              </w:rPr>
              <w:pPrChange w:id="607" w:author="Holger Rasch" w:date="2014-07-02T18:00:00Z">
                <w:pPr>
                  <w:cnfStyle w:val="000000010000" w:firstRow="0" w:lastRow="0" w:firstColumn="0" w:lastColumn="0" w:oddVBand="0" w:evenVBand="0" w:oddHBand="0" w:evenHBand="1" w:firstRowFirstColumn="0" w:firstRowLastColumn="0" w:lastRowFirstColumn="0" w:lastRowLastColumn="0"/>
                </w:pPr>
              </w:pPrChange>
            </w:pPr>
            <w:ins w:id="608" w:author="Holger Rasch" w:date="2014-07-02T17:55:00Z">
              <w:r>
                <w:t>10</w:t>
              </w:r>
            </w:ins>
          </w:p>
          <w:p w:rsidR="00962DD1" w:rsidRDefault="00962DD1" w:rsidP="00962DD1">
            <w:pPr>
              <w:jc w:val="center"/>
              <w:cnfStyle w:val="000000010000" w:firstRow="0" w:lastRow="0" w:firstColumn="0" w:lastColumn="0" w:oddVBand="0" w:evenVBand="0" w:oddHBand="0" w:evenHBand="1" w:firstRowFirstColumn="0" w:firstRowLastColumn="0" w:lastRowFirstColumn="0" w:lastRowLastColumn="0"/>
              <w:rPr>
                <w:ins w:id="609" w:author="Holger Rasch" w:date="2014-07-02T17:53:00Z"/>
              </w:rPr>
              <w:pPrChange w:id="610" w:author="Holger Rasch" w:date="2014-07-02T18:00:00Z">
                <w:pPr>
                  <w:cnfStyle w:val="000000010000" w:firstRow="0" w:lastRow="0" w:firstColumn="0" w:lastColumn="0" w:oddVBand="0" w:evenVBand="0" w:oddHBand="0" w:evenHBand="1" w:firstRowFirstColumn="0" w:firstRowLastColumn="0" w:lastRowFirstColumn="0" w:lastRowLastColumn="0"/>
                </w:pPr>
              </w:pPrChange>
            </w:pPr>
            <w:ins w:id="611" w:author="Holger Rasch" w:date="2014-07-02T17:54:00Z">
              <w:r>
                <w:t>100</w:t>
              </w:r>
            </w:ins>
          </w:p>
        </w:tc>
        <w:tc>
          <w:tcPr>
            <w:tcW w:w="1219" w:type="dxa"/>
            <w:tcPrChange w:id="612" w:author="Holger Rasch" w:date="2014-07-02T17:58:00Z">
              <w:tcPr>
                <w:tcW w:w="2422" w:type="dxa"/>
              </w:tcPr>
            </w:tcPrChange>
          </w:tcPr>
          <w:p w:rsidR="00962DD1" w:rsidRDefault="00962DD1" w:rsidP="00962DD1">
            <w:pPr>
              <w:ind w:right="356"/>
              <w:jc w:val="right"/>
              <w:cnfStyle w:val="000000010000" w:firstRow="0" w:lastRow="0" w:firstColumn="0" w:lastColumn="0" w:oddVBand="0" w:evenVBand="0" w:oddHBand="0" w:evenHBand="1" w:firstRowFirstColumn="0" w:firstRowLastColumn="0" w:lastRowFirstColumn="0" w:lastRowLastColumn="0"/>
              <w:rPr>
                <w:ins w:id="613" w:author="Holger Rasch" w:date="2014-07-02T17:54:00Z"/>
              </w:rPr>
              <w:pPrChange w:id="614" w:author="Holger Rasch" w:date="2014-07-02T17:59:00Z">
                <w:pPr>
                  <w:cnfStyle w:val="000000010000" w:firstRow="0" w:lastRow="0" w:firstColumn="0" w:lastColumn="0" w:oddVBand="0" w:evenVBand="0" w:oddHBand="0" w:evenHBand="1" w:firstRowFirstColumn="0" w:firstRowLastColumn="0" w:lastRowFirstColumn="0" w:lastRowLastColumn="0"/>
                </w:pPr>
              </w:pPrChange>
            </w:pPr>
            <w:ins w:id="615" w:author="Holger Rasch" w:date="2014-07-02T17:54:00Z">
              <w:r>
                <w:t>80</w:t>
              </w:r>
            </w:ins>
          </w:p>
          <w:p w:rsidR="00962DD1" w:rsidRDefault="00962DD1" w:rsidP="00962DD1">
            <w:pPr>
              <w:ind w:right="356"/>
              <w:jc w:val="right"/>
              <w:cnfStyle w:val="000000010000" w:firstRow="0" w:lastRow="0" w:firstColumn="0" w:lastColumn="0" w:oddVBand="0" w:evenVBand="0" w:oddHBand="0" w:evenHBand="1" w:firstRowFirstColumn="0" w:firstRowLastColumn="0" w:lastRowFirstColumn="0" w:lastRowLastColumn="0"/>
              <w:rPr>
                <w:ins w:id="616" w:author="Holger Rasch" w:date="2014-07-02T17:53:00Z"/>
              </w:rPr>
              <w:pPrChange w:id="617" w:author="Holger Rasch" w:date="2014-07-02T17:59:00Z">
                <w:pPr>
                  <w:cnfStyle w:val="000000010000" w:firstRow="0" w:lastRow="0" w:firstColumn="0" w:lastColumn="0" w:oddVBand="0" w:evenVBand="0" w:oddHBand="0" w:evenHBand="1" w:firstRowFirstColumn="0" w:firstRowLastColumn="0" w:lastRowFirstColumn="0" w:lastRowLastColumn="0"/>
                </w:pPr>
              </w:pPrChange>
            </w:pPr>
            <w:ins w:id="618" w:author="Holger Rasch" w:date="2014-07-02T17:54:00Z">
              <w:r>
                <w:t>8</w:t>
              </w:r>
            </w:ins>
          </w:p>
        </w:tc>
      </w:tr>
      <w:tr w:rsidR="00962DD1" w:rsidTr="00962DD1">
        <w:tblPrEx>
          <w:tblPrExChange w:id="619" w:author="Holger Rasch" w:date="2014-07-02T17:58:00Z">
            <w:tblPrEx>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620" w:author="Holger Rasch" w:date="2014-07-02T17:56:00Z"/>
        </w:trPr>
        <w:tc>
          <w:tcPr>
            <w:cnfStyle w:val="001000000000" w:firstRow="0" w:lastRow="0" w:firstColumn="1" w:lastColumn="0" w:oddVBand="0" w:evenVBand="0" w:oddHBand="0" w:evenHBand="0" w:firstRowFirstColumn="0" w:firstRowLastColumn="0" w:lastRowFirstColumn="0" w:lastRowLastColumn="0"/>
            <w:tcW w:w="2421" w:type="dxa"/>
            <w:tcPrChange w:id="621" w:author="Holger Rasch" w:date="2014-07-02T17:58:00Z">
              <w:tcPr>
                <w:tcW w:w="2421" w:type="dxa"/>
              </w:tcPr>
            </w:tcPrChange>
          </w:tcPr>
          <w:p w:rsidR="00962DD1" w:rsidRDefault="00962DD1">
            <w:pPr>
              <w:cnfStyle w:val="001000100000" w:firstRow="0" w:lastRow="0" w:firstColumn="1" w:lastColumn="0" w:oddVBand="0" w:evenVBand="0" w:oddHBand="1" w:evenHBand="0" w:firstRowFirstColumn="0" w:firstRowLastColumn="0" w:lastRowFirstColumn="0" w:lastRowLastColumn="0"/>
              <w:rPr>
                <w:ins w:id="622" w:author="Holger Rasch" w:date="2014-07-02T17:56:00Z"/>
              </w:rPr>
            </w:pPr>
          </w:p>
        </w:tc>
        <w:tc>
          <w:tcPr>
            <w:tcW w:w="2421" w:type="dxa"/>
            <w:tcPrChange w:id="623" w:author="Holger Rasch" w:date="2014-07-02T17:58:00Z">
              <w:tcPr>
                <w:tcW w:w="2421" w:type="dxa"/>
              </w:tcPr>
            </w:tcPrChange>
          </w:tcPr>
          <w:p w:rsidR="00962DD1" w:rsidRDefault="00962DD1" w:rsidP="00962DD1">
            <w:pPr>
              <w:cnfStyle w:val="000000100000" w:firstRow="0" w:lastRow="0" w:firstColumn="0" w:lastColumn="0" w:oddVBand="0" w:evenVBand="0" w:oddHBand="1" w:evenHBand="0" w:firstRowFirstColumn="0" w:firstRowLastColumn="0" w:lastRowFirstColumn="0" w:lastRowLastColumn="0"/>
              <w:rPr>
                <w:ins w:id="624" w:author="Holger Rasch" w:date="2014-07-02T17:56:00Z"/>
              </w:rPr>
            </w:pPr>
            <w:ins w:id="625" w:author="Holger Rasch" w:date="2014-07-02T17:56:00Z">
              <w:r>
                <w:t>cutting</w:t>
              </w:r>
            </w:ins>
          </w:p>
          <w:p w:rsidR="00962DD1" w:rsidRDefault="00962DD1" w:rsidP="00962DD1">
            <w:pPr>
              <w:cnfStyle w:val="000000100000" w:firstRow="0" w:lastRow="0" w:firstColumn="0" w:lastColumn="0" w:oddVBand="0" w:evenVBand="0" w:oddHBand="1" w:evenHBand="0" w:firstRowFirstColumn="0" w:firstRowLastColumn="0" w:lastRowFirstColumn="0" w:lastRowLastColumn="0"/>
              <w:rPr>
                <w:ins w:id="626" w:author="Holger Rasch" w:date="2014-07-02T17:56:00Z"/>
              </w:rPr>
            </w:pPr>
            <w:ins w:id="627" w:author="Holger Rasch" w:date="2014-07-02T17:56:00Z">
              <w:r>
                <w:t>engraving</w:t>
              </w:r>
            </w:ins>
          </w:p>
        </w:tc>
        <w:tc>
          <w:tcPr>
            <w:tcW w:w="2422" w:type="dxa"/>
            <w:tcPrChange w:id="628" w:author="Holger Rasch" w:date="2014-07-02T17:58:00Z">
              <w:tcPr>
                <w:tcW w:w="2422" w:type="dxa"/>
              </w:tcPr>
            </w:tcPrChange>
          </w:tcPr>
          <w:p w:rsidR="00962DD1" w:rsidRDefault="00962DD1" w:rsidP="00962DD1">
            <w:pPr>
              <w:jc w:val="center"/>
              <w:cnfStyle w:val="000000100000" w:firstRow="0" w:lastRow="0" w:firstColumn="0" w:lastColumn="0" w:oddVBand="0" w:evenVBand="0" w:oddHBand="1" w:evenHBand="0" w:firstRowFirstColumn="0" w:firstRowLastColumn="0" w:lastRowFirstColumn="0" w:lastRowLastColumn="0"/>
              <w:rPr>
                <w:ins w:id="629" w:author="Holger Rasch" w:date="2014-07-02T17:56:00Z"/>
              </w:rPr>
              <w:pPrChange w:id="630" w:author="Holger Rasch" w:date="2014-07-02T18:00:00Z">
                <w:pPr>
                  <w:cnfStyle w:val="000000100000" w:firstRow="0" w:lastRow="0" w:firstColumn="0" w:lastColumn="0" w:oddVBand="0" w:evenVBand="0" w:oddHBand="1" w:evenHBand="0" w:firstRowFirstColumn="0" w:firstRowLastColumn="0" w:lastRowFirstColumn="0" w:lastRowLastColumn="0"/>
                </w:pPr>
              </w:pPrChange>
            </w:pPr>
          </w:p>
        </w:tc>
        <w:tc>
          <w:tcPr>
            <w:tcW w:w="1219" w:type="dxa"/>
            <w:tcPrChange w:id="631" w:author="Holger Rasch" w:date="2014-07-02T17:58:00Z">
              <w:tcPr>
                <w:tcW w:w="2422" w:type="dxa"/>
              </w:tcPr>
            </w:tcPrChange>
          </w:tcPr>
          <w:p w:rsidR="00962DD1" w:rsidRDefault="00962DD1" w:rsidP="00962DD1">
            <w:pPr>
              <w:ind w:right="356"/>
              <w:jc w:val="right"/>
              <w:cnfStyle w:val="000000100000" w:firstRow="0" w:lastRow="0" w:firstColumn="0" w:lastColumn="0" w:oddVBand="0" w:evenVBand="0" w:oddHBand="1" w:evenHBand="0" w:firstRowFirstColumn="0" w:firstRowLastColumn="0" w:lastRowFirstColumn="0" w:lastRowLastColumn="0"/>
              <w:rPr>
                <w:ins w:id="632" w:author="Holger Rasch" w:date="2014-07-02T17:56:00Z"/>
              </w:rPr>
              <w:pPrChange w:id="633" w:author="Holger Rasch" w:date="2014-07-02T17:59:00Z">
                <w:pPr>
                  <w:cnfStyle w:val="000000100000" w:firstRow="0" w:lastRow="0" w:firstColumn="0" w:lastColumn="0" w:oddVBand="0" w:evenVBand="0" w:oddHBand="1" w:evenHBand="0" w:firstRowFirstColumn="0" w:firstRowLastColumn="0" w:lastRowFirstColumn="0" w:lastRowLastColumn="0"/>
                </w:pPr>
              </w:pPrChange>
            </w:pPr>
          </w:p>
        </w:tc>
      </w:tr>
      <w:tr w:rsidR="00962DD1" w:rsidTr="00962DD1">
        <w:tblPrEx>
          <w:tblPrExChange w:id="634" w:author="Holger Rasch" w:date="2014-07-02T17:58:00Z">
            <w:tblPrEx>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none" w:sz="0" w:space="0" w:color="auto"/>
              </w:tblBorders>
            </w:tblPrEx>
          </w:tblPrExChange>
        </w:tblPrEx>
        <w:trPr>
          <w:cnfStyle w:val="000000010000" w:firstRow="0" w:lastRow="0" w:firstColumn="0" w:lastColumn="0" w:oddVBand="0" w:evenVBand="0" w:oddHBand="0" w:evenHBand="1" w:firstRowFirstColumn="0" w:firstRowLastColumn="0" w:lastRowFirstColumn="0" w:lastRowLastColumn="0"/>
          <w:ins w:id="635" w:author="Holger Rasch" w:date="2014-07-02T17:56:00Z"/>
        </w:trPr>
        <w:tc>
          <w:tcPr>
            <w:cnfStyle w:val="001000000000" w:firstRow="0" w:lastRow="0" w:firstColumn="1" w:lastColumn="0" w:oddVBand="0" w:evenVBand="0" w:oddHBand="0" w:evenHBand="0" w:firstRowFirstColumn="0" w:firstRowLastColumn="0" w:lastRowFirstColumn="0" w:lastRowLastColumn="0"/>
            <w:tcW w:w="2421" w:type="dxa"/>
            <w:tcPrChange w:id="636" w:author="Holger Rasch" w:date="2014-07-02T17:58:00Z">
              <w:tcPr>
                <w:tcW w:w="2421" w:type="dxa"/>
              </w:tcPr>
            </w:tcPrChange>
          </w:tcPr>
          <w:p w:rsidR="00962DD1" w:rsidRDefault="00962DD1">
            <w:pPr>
              <w:cnfStyle w:val="001000010000" w:firstRow="0" w:lastRow="0" w:firstColumn="1" w:lastColumn="0" w:oddVBand="0" w:evenVBand="0" w:oddHBand="0" w:evenHBand="1" w:firstRowFirstColumn="0" w:firstRowLastColumn="0" w:lastRowFirstColumn="0" w:lastRowLastColumn="0"/>
              <w:rPr>
                <w:ins w:id="637" w:author="Holger Rasch" w:date="2014-07-02T17:56:00Z"/>
              </w:rPr>
            </w:pPr>
          </w:p>
        </w:tc>
        <w:tc>
          <w:tcPr>
            <w:tcW w:w="2421" w:type="dxa"/>
            <w:tcPrChange w:id="638" w:author="Holger Rasch" w:date="2014-07-02T17:58:00Z">
              <w:tcPr>
                <w:tcW w:w="2421" w:type="dxa"/>
              </w:tcPr>
            </w:tcPrChange>
          </w:tcPr>
          <w:p w:rsidR="00962DD1" w:rsidRDefault="00962DD1" w:rsidP="00962DD1">
            <w:pPr>
              <w:cnfStyle w:val="000000010000" w:firstRow="0" w:lastRow="0" w:firstColumn="0" w:lastColumn="0" w:oddVBand="0" w:evenVBand="0" w:oddHBand="0" w:evenHBand="1" w:firstRowFirstColumn="0" w:firstRowLastColumn="0" w:lastRowFirstColumn="0" w:lastRowLastColumn="0"/>
              <w:rPr>
                <w:ins w:id="639" w:author="Holger Rasch" w:date="2014-07-02T17:56:00Z"/>
              </w:rPr>
            </w:pPr>
            <w:ins w:id="640" w:author="Holger Rasch" w:date="2014-07-02T17:56:00Z">
              <w:r>
                <w:t>cutting</w:t>
              </w:r>
            </w:ins>
          </w:p>
          <w:p w:rsidR="00962DD1" w:rsidRDefault="00962DD1" w:rsidP="00962DD1">
            <w:pPr>
              <w:cnfStyle w:val="000000010000" w:firstRow="0" w:lastRow="0" w:firstColumn="0" w:lastColumn="0" w:oddVBand="0" w:evenVBand="0" w:oddHBand="0" w:evenHBand="1" w:firstRowFirstColumn="0" w:firstRowLastColumn="0" w:lastRowFirstColumn="0" w:lastRowLastColumn="0"/>
              <w:rPr>
                <w:ins w:id="641" w:author="Holger Rasch" w:date="2014-07-02T17:56:00Z"/>
              </w:rPr>
            </w:pPr>
            <w:ins w:id="642" w:author="Holger Rasch" w:date="2014-07-02T17:56:00Z">
              <w:r>
                <w:t>engraving</w:t>
              </w:r>
            </w:ins>
          </w:p>
        </w:tc>
        <w:tc>
          <w:tcPr>
            <w:tcW w:w="2422" w:type="dxa"/>
            <w:tcPrChange w:id="643" w:author="Holger Rasch" w:date="2014-07-02T17:58:00Z">
              <w:tcPr>
                <w:tcW w:w="2422" w:type="dxa"/>
              </w:tcPr>
            </w:tcPrChange>
          </w:tcPr>
          <w:p w:rsidR="00962DD1" w:rsidRDefault="00962DD1" w:rsidP="00962DD1">
            <w:pPr>
              <w:jc w:val="center"/>
              <w:cnfStyle w:val="000000010000" w:firstRow="0" w:lastRow="0" w:firstColumn="0" w:lastColumn="0" w:oddVBand="0" w:evenVBand="0" w:oddHBand="0" w:evenHBand="1" w:firstRowFirstColumn="0" w:firstRowLastColumn="0" w:lastRowFirstColumn="0" w:lastRowLastColumn="0"/>
              <w:rPr>
                <w:ins w:id="644" w:author="Holger Rasch" w:date="2014-07-02T17:56:00Z"/>
              </w:rPr>
              <w:pPrChange w:id="645" w:author="Holger Rasch" w:date="2014-07-02T18:00:00Z">
                <w:pPr>
                  <w:cnfStyle w:val="000000010000" w:firstRow="0" w:lastRow="0" w:firstColumn="0" w:lastColumn="0" w:oddVBand="0" w:evenVBand="0" w:oddHBand="0" w:evenHBand="1" w:firstRowFirstColumn="0" w:firstRowLastColumn="0" w:lastRowFirstColumn="0" w:lastRowLastColumn="0"/>
                </w:pPr>
              </w:pPrChange>
            </w:pPr>
          </w:p>
        </w:tc>
        <w:tc>
          <w:tcPr>
            <w:tcW w:w="1219" w:type="dxa"/>
            <w:tcPrChange w:id="646" w:author="Holger Rasch" w:date="2014-07-02T17:58:00Z">
              <w:tcPr>
                <w:tcW w:w="2422" w:type="dxa"/>
              </w:tcPr>
            </w:tcPrChange>
          </w:tcPr>
          <w:p w:rsidR="00962DD1" w:rsidRDefault="00962DD1" w:rsidP="00962DD1">
            <w:pPr>
              <w:ind w:right="356"/>
              <w:jc w:val="right"/>
              <w:cnfStyle w:val="000000010000" w:firstRow="0" w:lastRow="0" w:firstColumn="0" w:lastColumn="0" w:oddVBand="0" w:evenVBand="0" w:oddHBand="0" w:evenHBand="1" w:firstRowFirstColumn="0" w:firstRowLastColumn="0" w:lastRowFirstColumn="0" w:lastRowLastColumn="0"/>
              <w:rPr>
                <w:ins w:id="647" w:author="Holger Rasch" w:date="2014-07-02T17:56:00Z"/>
              </w:rPr>
              <w:pPrChange w:id="648" w:author="Holger Rasch" w:date="2014-07-02T17:59:00Z">
                <w:pPr>
                  <w:cnfStyle w:val="000000010000" w:firstRow="0" w:lastRow="0" w:firstColumn="0" w:lastColumn="0" w:oddVBand="0" w:evenVBand="0" w:oddHBand="0" w:evenHBand="1" w:firstRowFirstColumn="0" w:firstRowLastColumn="0" w:lastRowFirstColumn="0" w:lastRowLastColumn="0"/>
                </w:pPr>
              </w:pPrChange>
            </w:pPr>
          </w:p>
        </w:tc>
      </w:tr>
      <w:tr w:rsidR="00962DD1" w:rsidTr="00962DD1">
        <w:tblPrEx>
          <w:tblPrExChange w:id="649" w:author="Holger Rasch" w:date="2014-07-02T17:58:00Z">
            <w:tblPrEx>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650" w:author="Holger Rasch" w:date="2014-07-02T17:56:00Z"/>
        </w:trPr>
        <w:tc>
          <w:tcPr>
            <w:cnfStyle w:val="001000000000" w:firstRow="0" w:lastRow="0" w:firstColumn="1" w:lastColumn="0" w:oddVBand="0" w:evenVBand="0" w:oddHBand="0" w:evenHBand="0" w:firstRowFirstColumn="0" w:firstRowLastColumn="0" w:lastRowFirstColumn="0" w:lastRowLastColumn="0"/>
            <w:tcW w:w="2421" w:type="dxa"/>
            <w:tcPrChange w:id="651" w:author="Holger Rasch" w:date="2014-07-02T17:58:00Z">
              <w:tcPr>
                <w:tcW w:w="2421" w:type="dxa"/>
              </w:tcPr>
            </w:tcPrChange>
          </w:tcPr>
          <w:p w:rsidR="00962DD1" w:rsidRDefault="00962DD1">
            <w:pPr>
              <w:cnfStyle w:val="001000100000" w:firstRow="0" w:lastRow="0" w:firstColumn="1" w:lastColumn="0" w:oddVBand="0" w:evenVBand="0" w:oddHBand="1" w:evenHBand="0" w:firstRowFirstColumn="0" w:firstRowLastColumn="0" w:lastRowFirstColumn="0" w:lastRowLastColumn="0"/>
              <w:rPr>
                <w:ins w:id="652" w:author="Holger Rasch" w:date="2014-07-02T17:56:00Z"/>
              </w:rPr>
            </w:pPr>
          </w:p>
        </w:tc>
        <w:tc>
          <w:tcPr>
            <w:tcW w:w="2421" w:type="dxa"/>
            <w:tcPrChange w:id="653" w:author="Holger Rasch" w:date="2014-07-02T17:58:00Z">
              <w:tcPr>
                <w:tcW w:w="2421" w:type="dxa"/>
              </w:tcPr>
            </w:tcPrChange>
          </w:tcPr>
          <w:p w:rsidR="00962DD1" w:rsidRDefault="00962DD1" w:rsidP="00962DD1">
            <w:pPr>
              <w:cnfStyle w:val="000000100000" w:firstRow="0" w:lastRow="0" w:firstColumn="0" w:lastColumn="0" w:oddVBand="0" w:evenVBand="0" w:oddHBand="1" w:evenHBand="0" w:firstRowFirstColumn="0" w:firstRowLastColumn="0" w:lastRowFirstColumn="0" w:lastRowLastColumn="0"/>
              <w:rPr>
                <w:ins w:id="654" w:author="Holger Rasch" w:date="2014-07-02T17:56:00Z"/>
              </w:rPr>
            </w:pPr>
            <w:ins w:id="655" w:author="Holger Rasch" w:date="2014-07-02T17:56:00Z">
              <w:r>
                <w:t>cutting</w:t>
              </w:r>
            </w:ins>
          </w:p>
          <w:p w:rsidR="00962DD1" w:rsidRDefault="00962DD1" w:rsidP="00962DD1">
            <w:pPr>
              <w:cnfStyle w:val="000000100000" w:firstRow="0" w:lastRow="0" w:firstColumn="0" w:lastColumn="0" w:oddVBand="0" w:evenVBand="0" w:oddHBand="1" w:evenHBand="0" w:firstRowFirstColumn="0" w:firstRowLastColumn="0" w:lastRowFirstColumn="0" w:lastRowLastColumn="0"/>
              <w:rPr>
                <w:ins w:id="656" w:author="Holger Rasch" w:date="2014-07-02T17:56:00Z"/>
              </w:rPr>
            </w:pPr>
            <w:ins w:id="657" w:author="Holger Rasch" w:date="2014-07-02T17:56:00Z">
              <w:r>
                <w:t>engraving</w:t>
              </w:r>
            </w:ins>
          </w:p>
        </w:tc>
        <w:tc>
          <w:tcPr>
            <w:tcW w:w="2422" w:type="dxa"/>
            <w:tcPrChange w:id="658" w:author="Holger Rasch" w:date="2014-07-02T17:58:00Z">
              <w:tcPr>
                <w:tcW w:w="2422" w:type="dxa"/>
              </w:tcPr>
            </w:tcPrChange>
          </w:tcPr>
          <w:p w:rsidR="00962DD1" w:rsidRDefault="00962DD1" w:rsidP="00962DD1">
            <w:pPr>
              <w:jc w:val="center"/>
              <w:cnfStyle w:val="000000100000" w:firstRow="0" w:lastRow="0" w:firstColumn="0" w:lastColumn="0" w:oddVBand="0" w:evenVBand="0" w:oddHBand="1" w:evenHBand="0" w:firstRowFirstColumn="0" w:firstRowLastColumn="0" w:lastRowFirstColumn="0" w:lastRowLastColumn="0"/>
              <w:rPr>
                <w:ins w:id="659" w:author="Holger Rasch" w:date="2014-07-02T17:56:00Z"/>
              </w:rPr>
              <w:pPrChange w:id="660" w:author="Holger Rasch" w:date="2014-07-02T18:00:00Z">
                <w:pPr>
                  <w:cnfStyle w:val="000000100000" w:firstRow="0" w:lastRow="0" w:firstColumn="0" w:lastColumn="0" w:oddVBand="0" w:evenVBand="0" w:oddHBand="1" w:evenHBand="0" w:firstRowFirstColumn="0" w:firstRowLastColumn="0" w:lastRowFirstColumn="0" w:lastRowLastColumn="0"/>
                </w:pPr>
              </w:pPrChange>
            </w:pPr>
          </w:p>
        </w:tc>
        <w:tc>
          <w:tcPr>
            <w:tcW w:w="1219" w:type="dxa"/>
            <w:tcPrChange w:id="661" w:author="Holger Rasch" w:date="2014-07-02T17:58:00Z">
              <w:tcPr>
                <w:tcW w:w="2422" w:type="dxa"/>
              </w:tcPr>
            </w:tcPrChange>
          </w:tcPr>
          <w:p w:rsidR="00962DD1" w:rsidRDefault="00962DD1" w:rsidP="00962DD1">
            <w:pPr>
              <w:ind w:right="356"/>
              <w:jc w:val="right"/>
              <w:cnfStyle w:val="000000100000" w:firstRow="0" w:lastRow="0" w:firstColumn="0" w:lastColumn="0" w:oddVBand="0" w:evenVBand="0" w:oddHBand="1" w:evenHBand="0" w:firstRowFirstColumn="0" w:firstRowLastColumn="0" w:lastRowFirstColumn="0" w:lastRowLastColumn="0"/>
              <w:rPr>
                <w:ins w:id="662" w:author="Holger Rasch" w:date="2014-07-02T17:56:00Z"/>
              </w:rPr>
              <w:pPrChange w:id="663" w:author="Holger Rasch" w:date="2014-07-02T17:59:00Z">
                <w:pPr>
                  <w:cnfStyle w:val="000000100000" w:firstRow="0" w:lastRow="0" w:firstColumn="0" w:lastColumn="0" w:oddVBand="0" w:evenVBand="0" w:oddHBand="1" w:evenHBand="0" w:firstRowFirstColumn="0" w:firstRowLastColumn="0" w:lastRowFirstColumn="0" w:lastRowLastColumn="0"/>
                </w:pPr>
              </w:pPrChange>
            </w:pPr>
          </w:p>
        </w:tc>
      </w:tr>
      <w:tr w:rsidR="00962DD1" w:rsidTr="00962DD1">
        <w:tblPrEx>
          <w:tblPrExChange w:id="664" w:author="Holger Rasch" w:date="2014-07-02T17:58:00Z">
            <w:tblPrEx>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none" w:sz="0" w:space="0" w:color="auto"/>
              </w:tblBorders>
            </w:tblPrEx>
          </w:tblPrExChange>
        </w:tblPrEx>
        <w:trPr>
          <w:cnfStyle w:val="000000010000" w:firstRow="0" w:lastRow="0" w:firstColumn="0" w:lastColumn="0" w:oddVBand="0" w:evenVBand="0" w:oddHBand="0" w:evenHBand="1" w:firstRowFirstColumn="0" w:firstRowLastColumn="0" w:lastRowFirstColumn="0" w:lastRowLastColumn="0"/>
          <w:ins w:id="665" w:author="Holger Rasch" w:date="2014-07-02T17:56:00Z"/>
        </w:trPr>
        <w:tc>
          <w:tcPr>
            <w:cnfStyle w:val="001000000000" w:firstRow="0" w:lastRow="0" w:firstColumn="1" w:lastColumn="0" w:oddVBand="0" w:evenVBand="0" w:oddHBand="0" w:evenHBand="0" w:firstRowFirstColumn="0" w:firstRowLastColumn="0" w:lastRowFirstColumn="0" w:lastRowLastColumn="0"/>
            <w:tcW w:w="2421" w:type="dxa"/>
            <w:tcPrChange w:id="666" w:author="Holger Rasch" w:date="2014-07-02T17:58:00Z">
              <w:tcPr>
                <w:tcW w:w="2421" w:type="dxa"/>
              </w:tcPr>
            </w:tcPrChange>
          </w:tcPr>
          <w:p w:rsidR="00962DD1" w:rsidRDefault="00962DD1">
            <w:pPr>
              <w:cnfStyle w:val="001000010000" w:firstRow="0" w:lastRow="0" w:firstColumn="1" w:lastColumn="0" w:oddVBand="0" w:evenVBand="0" w:oddHBand="0" w:evenHBand="1" w:firstRowFirstColumn="0" w:firstRowLastColumn="0" w:lastRowFirstColumn="0" w:lastRowLastColumn="0"/>
              <w:rPr>
                <w:ins w:id="667" w:author="Holger Rasch" w:date="2014-07-02T17:56:00Z"/>
              </w:rPr>
            </w:pPr>
          </w:p>
        </w:tc>
        <w:tc>
          <w:tcPr>
            <w:tcW w:w="2421" w:type="dxa"/>
            <w:tcPrChange w:id="668" w:author="Holger Rasch" w:date="2014-07-02T17:58:00Z">
              <w:tcPr>
                <w:tcW w:w="2421" w:type="dxa"/>
              </w:tcPr>
            </w:tcPrChange>
          </w:tcPr>
          <w:p w:rsidR="00962DD1" w:rsidRDefault="00962DD1" w:rsidP="00962DD1">
            <w:pPr>
              <w:cnfStyle w:val="000000010000" w:firstRow="0" w:lastRow="0" w:firstColumn="0" w:lastColumn="0" w:oddVBand="0" w:evenVBand="0" w:oddHBand="0" w:evenHBand="1" w:firstRowFirstColumn="0" w:firstRowLastColumn="0" w:lastRowFirstColumn="0" w:lastRowLastColumn="0"/>
              <w:rPr>
                <w:ins w:id="669" w:author="Holger Rasch" w:date="2014-07-02T17:56:00Z"/>
              </w:rPr>
            </w:pPr>
            <w:ins w:id="670" w:author="Holger Rasch" w:date="2014-07-02T17:56:00Z">
              <w:r>
                <w:t>cutting</w:t>
              </w:r>
            </w:ins>
          </w:p>
          <w:p w:rsidR="00962DD1" w:rsidRDefault="00962DD1" w:rsidP="00962DD1">
            <w:pPr>
              <w:cnfStyle w:val="000000010000" w:firstRow="0" w:lastRow="0" w:firstColumn="0" w:lastColumn="0" w:oddVBand="0" w:evenVBand="0" w:oddHBand="0" w:evenHBand="1" w:firstRowFirstColumn="0" w:firstRowLastColumn="0" w:lastRowFirstColumn="0" w:lastRowLastColumn="0"/>
              <w:rPr>
                <w:ins w:id="671" w:author="Holger Rasch" w:date="2014-07-02T17:56:00Z"/>
              </w:rPr>
            </w:pPr>
            <w:ins w:id="672" w:author="Holger Rasch" w:date="2014-07-02T17:56:00Z">
              <w:r>
                <w:t>engraving</w:t>
              </w:r>
            </w:ins>
          </w:p>
        </w:tc>
        <w:tc>
          <w:tcPr>
            <w:tcW w:w="2422" w:type="dxa"/>
            <w:tcPrChange w:id="673" w:author="Holger Rasch" w:date="2014-07-02T17:58:00Z">
              <w:tcPr>
                <w:tcW w:w="2422" w:type="dxa"/>
              </w:tcPr>
            </w:tcPrChange>
          </w:tcPr>
          <w:p w:rsidR="00962DD1" w:rsidRDefault="00962DD1" w:rsidP="00962DD1">
            <w:pPr>
              <w:jc w:val="center"/>
              <w:cnfStyle w:val="000000010000" w:firstRow="0" w:lastRow="0" w:firstColumn="0" w:lastColumn="0" w:oddVBand="0" w:evenVBand="0" w:oddHBand="0" w:evenHBand="1" w:firstRowFirstColumn="0" w:firstRowLastColumn="0" w:lastRowFirstColumn="0" w:lastRowLastColumn="0"/>
              <w:rPr>
                <w:ins w:id="674" w:author="Holger Rasch" w:date="2014-07-02T17:56:00Z"/>
              </w:rPr>
              <w:pPrChange w:id="675" w:author="Holger Rasch" w:date="2014-07-02T18:00:00Z">
                <w:pPr>
                  <w:cnfStyle w:val="000000010000" w:firstRow="0" w:lastRow="0" w:firstColumn="0" w:lastColumn="0" w:oddVBand="0" w:evenVBand="0" w:oddHBand="0" w:evenHBand="1" w:firstRowFirstColumn="0" w:firstRowLastColumn="0" w:lastRowFirstColumn="0" w:lastRowLastColumn="0"/>
                </w:pPr>
              </w:pPrChange>
            </w:pPr>
          </w:p>
        </w:tc>
        <w:tc>
          <w:tcPr>
            <w:tcW w:w="1219" w:type="dxa"/>
            <w:tcPrChange w:id="676" w:author="Holger Rasch" w:date="2014-07-02T17:58:00Z">
              <w:tcPr>
                <w:tcW w:w="2422" w:type="dxa"/>
              </w:tcPr>
            </w:tcPrChange>
          </w:tcPr>
          <w:p w:rsidR="00962DD1" w:rsidRDefault="00962DD1" w:rsidP="00962DD1">
            <w:pPr>
              <w:ind w:right="356"/>
              <w:jc w:val="right"/>
              <w:cnfStyle w:val="000000010000" w:firstRow="0" w:lastRow="0" w:firstColumn="0" w:lastColumn="0" w:oddVBand="0" w:evenVBand="0" w:oddHBand="0" w:evenHBand="1" w:firstRowFirstColumn="0" w:firstRowLastColumn="0" w:lastRowFirstColumn="0" w:lastRowLastColumn="0"/>
              <w:rPr>
                <w:ins w:id="677" w:author="Holger Rasch" w:date="2014-07-02T17:56:00Z"/>
              </w:rPr>
              <w:pPrChange w:id="678" w:author="Holger Rasch" w:date="2014-07-02T17:59:00Z">
                <w:pPr>
                  <w:cnfStyle w:val="000000010000" w:firstRow="0" w:lastRow="0" w:firstColumn="0" w:lastColumn="0" w:oddVBand="0" w:evenVBand="0" w:oddHBand="0" w:evenHBand="1" w:firstRowFirstColumn="0" w:firstRowLastColumn="0" w:lastRowFirstColumn="0" w:lastRowLastColumn="0"/>
                </w:pPr>
              </w:pPrChange>
            </w:pPr>
          </w:p>
        </w:tc>
      </w:tr>
      <w:tr w:rsidR="00962DD1" w:rsidTr="00962DD1">
        <w:tblPrEx>
          <w:tblPrExChange w:id="679" w:author="Holger Rasch" w:date="2014-07-02T17:58:00Z">
            <w:tblPrEx>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680" w:author="Holger Rasch" w:date="2014-07-02T17:56:00Z"/>
        </w:trPr>
        <w:tc>
          <w:tcPr>
            <w:cnfStyle w:val="001000000000" w:firstRow="0" w:lastRow="0" w:firstColumn="1" w:lastColumn="0" w:oddVBand="0" w:evenVBand="0" w:oddHBand="0" w:evenHBand="0" w:firstRowFirstColumn="0" w:firstRowLastColumn="0" w:lastRowFirstColumn="0" w:lastRowLastColumn="0"/>
            <w:tcW w:w="2421" w:type="dxa"/>
            <w:tcPrChange w:id="681" w:author="Holger Rasch" w:date="2014-07-02T17:58:00Z">
              <w:tcPr>
                <w:tcW w:w="2421" w:type="dxa"/>
              </w:tcPr>
            </w:tcPrChange>
          </w:tcPr>
          <w:p w:rsidR="00962DD1" w:rsidRDefault="00962DD1">
            <w:pPr>
              <w:cnfStyle w:val="001000100000" w:firstRow="0" w:lastRow="0" w:firstColumn="1" w:lastColumn="0" w:oddVBand="0" w:evenVBand="0" w:oddHBand="1" w:evenHBand="0" w:firstRowFirstColumn="0" w:firstRowLastColumn="0" w:lastRowFirstColumn="0" w:lastRowLastColumn="0"/>
              <w:rPr>
                <w:ins w:id="682" w:author="Holger Rasch" w:date="2014-07-02T17:56:00Z"/>
              </w:rPr>
            </w:pPr>
          </w:p>
        </w:tc>
        <w:tc>
          <w:tcPr>
            <w:tcW w:w="2421" w:type="dxa"/>
            <w:tcPrChange w:id="683" w:author="Holger Rasch" w:date="2014-07-02T17:58:00Z">
              <w:tcPr>
                <w:tcW w:w="2421" w:type="dxa"/>
              </w:tcPr>
            </w:tcPrChange>
          </w:tcPr>
          <w:p w:rsidR="00962DD1" w:rsidRDefault="00962DD1" w:rsidP="00962DD1">
            <w:pPr>
              <w:cnfStyle w:val="000000100000" w:firstRow="0" w:lastRow="0" w:firstColumn="0" w:lastColumn="0" w:oddVBand="0" w:evenVBand="0" w:oddHBand="1" w:evenHBand="0" w:firstRowFirstColumn="0" w:firstRowLastColumn="0" w:lastRowFirstColumn="0" w:lastRowLastColumn="0"/>
              <w:rPr>
                <w:ins w:id="684" w:author="Holger Rasch" w:date="2014-07-02T17:56:00Z"/>
              </w:rPr>
            </w:pPr>
            <w:ins w:id="685" w:author="Holger Rasch" w:date="2014-07-02T17:56:00Z">
              <w:r>
                <w:t>cutting</w:t>
              </w:r>
            </w:ins>
          </w:p>
          <w:p w:rsidR="00962DD1" w:rsidRDefault="00962DD1" w:rsidP="00962DD1">
            <w:pPr>
              <w:cnfStyle w:val="000000100000" w:firstRow="0" w:lastRow="0" w:firstColumn="0" w:lastColumn="0" w:oddVBand="0" w:evenVBand="0" w:oddHBand="1" w:evenHBand="0" w:firstRowFirstColumn="0" w:firstRowLastColumn="0" w:lastRowFirstColumn="0" w:lastRowLastColumn="0"/>
              <w:rPr>
                <w:ins w:id="686" w:author="Holger Rasch" w:date="2014-07-02T17:56:00Z"/>
              </w:rPr>
            </w:pPr>
            <w:ins w:id="687" w:author="Holger Rasch" w:date="2014-07-02T17:56:00Z">
              <w:r>
                <w:t>engraving</w:t>
              </w:r>
            </w:ins>
          </w:p>
        </w:tc>
        <w:tc>
          <w:tcPr>
            <w:tcW w:w="2422" w:type="dxa"/>
            <w:tcPrChange w:id="688" w:author="Holger Rasch" w:date="2014-07-02T17:58:00Z">
              <w:tcPr>
                <w:tcW w:w="2422" w:type="dxa"/>
              </w:tcPr>
            </w:tcPrChange>
          </w:tcPr>
          <w:p w:rsidR="00962DD1" w:rsidRDefault="00962DD1" w:rsidP="00962DD1">
            <w:pPr>
              <w:jc w:val="center"/>
              <w:cnfStyle w:val="000000100000" w:firstRow="0" w:lastRow="0" w:firstColumn="0" w:lastColumn="0" w:oddVBand="0" w:evenVBand="0" w:oddHBand="1" w:evenHBand="0" w:firstRowFirstColumn="0" w:firstRowLastColumn="0" w:lastRowFirstColumn="0" w:lastRowLastColumn="0"/>
              <w:rPr>
                <w:ins w:id="689" w:author="Holger Rasch" w:date="2014-07-02T17:56:00Z"/>
              </w:rPr>
              <w:pPrChange w:id="690" w:author="Holger Rasch" w:date="2014-07-02T18:00:00Z">
                <w:pPr>
                  <w:cnfStyle w:val="000000100000" w:firstRow="0" w:lastRow="0" w:firstColumn="0" w:lastColumn="0" w:oddVBand="0" w:evenVBand="0" w:oddHBand="1" w:evenHBand="0" w:firstRowFirstColumn="0" w:firstRowLastColumn="0" w:lastRowFirstColumn="0" w:lastRowLastColumn="0"/>
                </w:pPr>
              </w:pPrChange>
            </w:pPr>
          </w:p>
        </w:tc>
        <w:tc>
          <w:tcPr>
            <w:tcW w:w="1219" w:type="dxa"/>
            <w:tcPrChange w:id="691" w:author="Holger Rasch" w:date="2014-07-02T17:58:00Z">
              <w:tcPr>
                <w:tcW w:w="2422" w:type="dxa"/>
              </w:tcPr>
            </w:tcPrChange>
          </w:tcPr>
          <w:p w:rsidR="00962DD1" w:rsidRDefault="00962DD1" w:rsidP="00962DD1">
            <w:pPr>
              <w:ind w:right="356"/>
              <w:jc w:val="right"/>
              <w:cnfStyle w:val="000000100000" w:firstRow="0" w:lastRow="0" w:firstColumn="0" w:lastColumn="0" w:oddVBand="0" w:evenVBand="0" w:oddHBand="1" w:evenHBand="0" w:firstRowFirstColumn="0" w:firstRowLastColumn="0" w:lastRowFirstColumn="0" w:lastRowLastColumn="0"/>
              <w:rPr>
                <w:ins w:id="692" w:author="Holger Rasch" w:date="2014-07-02T17:56:00Z"/>
              </w:rPr>
              <w:pPrChange w:id="693" w:author="Holger Rasch" w:date="2014-07-02T17:59:00Z">
                <w:pPr>
                  <w:cnfStyle w:val="000000100000" w:firstRow="0" w:lastRow="0" w:firstColumn="0" w:lastColumn="0" w:oddVBand="0" w:evenVBand="0" w:oddHBand="1" w:evenHBand="0" w:firstRowFirstColumn="0" w:firstRowLastColumn="0" w:lastRowFirstColumn="0" w:lastRowLastColumn="0"/>
                </w:pPr>
              </w:pPrChange>
            </w:pPr>
          </w:p>
        </w:tc>
      </w:tr>
      <w:tr w:rsidR="00962DD1" w:rsidTr="00962DD1">
        <w:tblPrEx>
          <w:tblPrExChange w:id="694" w:author="Holger Rasch" w:date="2014-07-02T17:58:00Z">
            <w:tblPrEx>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none" w:sz="0" w:space="0" w:color="auto"/>
              </w:tblBorders>
            </w:tblPrEx>
          </w:tblPrExChange>
        </w:tblPrEx>
        <w:trPr>
          <w:cnfStyle w:val="000000010000" w:firstRow="0" w:lastRow="0" w:firstColumn="0" w:lastColumn="0" w:oddVBand="0" w:evenVBand="0" w:oddHBand="0" w:evenHBand="1" w:firstRowFirstColumn="0" w:firstRowLastColumn="0" w:lastRowFirstColumn="0" w:lastRowLastColumn="0"/>
          <w:ins w:id="695" w:author="Holger Rasch" w:date="2014-07-02T17:56:00Z"/>
        </w:trPr>
        <w:tc>
          <w:tcPr>
            <w:cnfStyle w:val="001000000000" w:firstRow="0" w:lastRow="0" w:firstColumn="1" w:lastColumn="0" w:oddVBand="0" w:evenVBand="0" w:oddHBand="0" w:evenHBand="0" w:firstRowFirstColumn="0" w:firstRowLastColumn="0" w:lastRowFirstColumn="0" w:lastRowLastColumn="0"/>
            <w:tcW w:w="2421" w:type="dxa"/>
            <w:tcPrChange w:id="696" w:author="Holger Rasch" w:date="2014-07-02T17:58:00Z">
              <w:tcPr>
                <w:tcW w:w="2421" w:type="dxa"/>
              </w:tcPr>
            </w:tcPrChange>
          </w:tcPr>
          <w:p w:rsidR="00962DD1" w:rsidRDefault="00962DD1">
            <w:pPr>
              <w:cnfStyle w:val="001000010000" w:firstRow="0" w:lastRow="0" w:firstColumn="1" w:lastColumn="0" w:oddVBand="0" w:evenVBand="0" w:oddHBand="0" w:evenHBand="1" w:firstRowFirstColumn="0" w:firstRowLastColumn="0" w:lastRowFirstColumn="0" w:lastRowLastColumn="0"/>
              <w:rPr>
                <w:ins w:id="697" w:author="Holger Rasch" w:date="2014-07-02T17:56:00Z"/>
              </w:rPr>
            </w:pPr>
          </w:p>
        </w:tc>
        <w:tc>
          <w:tcPr>
            <w:tcW w:w="2421" w:type="dxa"/>
            <w:tcPrChange w:id="698" w:author="Holger Rasch" w:date="2014-07-02T17:58:00Z">
              <w:tcPr>
                <w:tcW w:w="2421" w:type="dxa"/>
              </w:tcPr>
            </w:tcPrChange>
          </w:tcPr>
          <w:p w:rsidR="00962DD1" w:rsidRDefault="00962DD1" w:rsidP="00962DD1">
            <w:pPr>
              <w:cnfStyle w:val="000000010000" w:firstRow="0" w:lastRow="0" w:firstColumn="0" w:lastColumn="0" w:oddVBand="0" w:evenVBand="0" w:oddHBand="0" w:evenHBand="1" w:firstRowFirstColumn="0" w:firstRowLastColumn="0" w:lastRowFirstColumn="0" w:lastRowLastColumn="0"/>
              <w:rPr>
                <w:ins w:id="699" w:author="Holger Rasch" w:date="2014-07-02T17:56:00Z"/>
              </w:rPr>
            </w:pPr>
            <w:ins w:id="700" w:author="Holger Rasch" w:date="2014-07-02T17:56:00Z">
              <w:r>
                <w:t>cutting</w:t>
              </w:r>
            </w:ins>
          </w:p>
          <w:p w:rsidR="00962DD1" w:rsidRDefault="00962DD1" w:rsidP="00962DD1">
            <w:pPr>
              <w:cnfStyle w:val="000000010000" w:firstRow="0" w:lastRow="0" w:firstColumn="0" w:lastColumn="0" w:oddVBand="0" w:evenVBand="0" w:oddHBand="0" w:evenHBand="1" w:firstRowFirstColumn="0" w:firstRowLastColumn="0" w:lastRowFirstColumn="0" w:lastRowLastColumn="0"/>
              <w:rPr>
                <w:ins w:id="701" w:author="Holger Rasch" w:date="2014-07-02T17:56:00Z"/>
              </w:rPr>
            </w:pPr>
            <w:ins w:id="702" w:author="Holger Rasch" w:date="2014-07-02T17:56:00Z">
              <w:r>
                <w:t>engraving</w:t>
              </w:r>
            </w:ins>
          </w:p>
        </w:tc>
        <w:tc>
          <w:tcPr>
            <w:tcW w:w="2422" w:type="dxa"/>
            <w:tcPrChange w:id="703" w:author="Holger Rasch" w:date="2014-07-02T17:58:00Z">
              <w:tcPr>
                <w:tcW w:w="2422" w:type="dxa"/>
              </w:tcPr>
            </w:tcPrChange>
          </w:tcPr>
          <w:p w:rsidR="00962DD1" w:rsidRDefault="00962DD1" w:rsidP="00962DD1">
            <w:pPr>
              <w:jc w:val="center"/>
              <w:cnfStyle w:val="000000010000" w:firstRow="0" w:lastRow="0" w:firstColumn="0" w:lastColumn="0" w:oddVBand="0" w:evenVBand="0" w:oddHBand="0" w:evenHBand="1" w:firstRowFirstColumn="0" w:firstRowLastColumn="0" w:lastRowFirstColumn="0" w:lastRowLastColumn="0"/>
              <w:rPr>
                <w:ins w:id="704" w:author="Holger Rasch" w:date="2014-07-02T17:56:00Z"/>
              </w:rPr>
              <w:pPrChange w:id="705" w:author="Holger Rasch" w:date="2014-07-02T18:00:00Z">
                <w:pPr>
                  <w:cnfStyle w:val="000000010000" w:firstRow="0" w:lastRow="0" w:firstColumn="0" w:lastColumn="0" w:oddVBand="0" w:evenVBand="0" w:oddHBand="0" w:evenHBand="1" w:firstRowFirstColumn="0" w:firstRowLastColumn="0" w:lastRowFirstColumn="0" w:lastRowLastColumn="0"/>
                </w:pPr>
              </w:pPrChange>
            </w:pPr>
          </w:p>
        </w:tc>
        <w:tc>
          <w:tcPr>
            <w:tcW w:w="1219" w:type="dxa"/>
            <w:tcPrChange w:id="706" w:author="Holger Rasch" w:date="2014-07-02T17:58:00Z">
              <w:tcPr>
                <w:tcW w:w="2422" w:type="dxa"/>
              </w:tcPr>
            </w:tcPrChange>
          </w:tcPr>
          <w:p w:rsidR="00962DD1" w:rsidRDefault="00962DD1" w:rsidP="00962DD1">
            <w:pPr>
              <w:ind w:right="356"/>
              <w:jc w:val="right"/>
              <w:cnfStyle w:val="000000010000" w:firstRow="0" w:lastRow="0" w:firstColumn="0" w:lastColumn="0" w:oddVBand="0" w:evenVBand="0" w:oddHBand="0" w:evenHBand="1" w:firstRowFirstColumn="0" w:firstRowLastColumn="0" w:lastRowFirstColumn="0" w:lastRowLastColumn="0"/>
              <w:rPr>
                <w:ins w:id="707" w:author="Holger Rasch" w:date="2014-07-02T17:56:00Z"/>
              </w:rPr>
              <w:pPrChange w:id="708" w:author="Holger Rasch" w:date="2014-07-02T17:59:00Z">
                <w:pPr>
                  <w:cnfStyle w:val="000000010000" w:firstRow="0" w:lastRow="0" w:firstColumn="0" w:lastColumn="0" w:oddVBand="0" w:evenVBand="0" w:oddHBand="0" w:evenHBand="1" w:firstRowFirstColumn="0" w:firstRowLastColumn="0" w:lastRowFirstColumn="0" w:lastRowLastColumn="0"/>
                </w:pPr>
              </w:pPrChange>
            </w:pPr>
          </w:p>
        </w:tc>
      </w:tr>
      <w:tr w:rsidR="00962DD1" w:rsidTr="00962DD1">
        <w:tblPrEx>
          <w:tblPrExChange w:id="709" w:author="Holger Rasch" w:date="2014-07-02T17:58:00Z">
            <w:tblPrEx>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710" w:author="Holger Rasch" w:date="2014-07-02T17:56:00Z"/>
        </w:trPr>
        <w:tc>
          <w:tcPr>
            <w:cnfStyle w:val="001000000000" w:firstRow="0" w:lastRow="0" w:firstColumn="1" w:lastColumn="0" w:oddVBand="0" w:evenVBand="0" w:oddHBand="0" w:evenHBand="0" w:firstRowFirstColumn="0" w:firstRowLastColumn="0" w:lastRowFirstColumn="0" w:lastRowLastColumn="0"/>
            <w:tcW w:w="2421" w:type="dxa"/>
            <w:tcPrChange w:id="711" w:author="Holger Rasch" w:date="2014-07-02T17:58:00Z">
              <w:tcPr>
                <w:tcW w:w="2421" w:type="dxa"/>
              </w:tcPr>
            </w:tcPrChange>
          </w:tcPr>
          <w:p w:rsidR="00962DD1" w:rsidRDefault="00962DD1">
            <w:pPr>
              <w:cnfStyle w:val="001000100000" w:firstRow="0" w:lastRow="0" w:firstColumn="1" w:lastColumn="0" w:oddVBand="0" w:evenVBand="0" w:oddHBand="1" w:evenHBand="0" w:firstRowFirstColumn="0" w:firstRowLastColumn="0" w:lastRowFirstColumn="0" w:lastRowLastColumn="0"/>
              <w:rPr>
                <w:ins w:id="712" w:author="Holger Rasch" w:date="2014-07-02T17:56:00Z"/>
              </w:rPr>
            </w:pPr>
          </w:p>
        </w:tc>
        <w:tc>
          <w:tcPr>
            <w:tcW w:w="2421" w:type="dxa"/>
            <w:tcPrChange w:id="713" w:author="Holger Rasch" w:date="2014-07-02T17:58:00Z">
              <w:tcPr>
                <w:tcW w:w="2421" w:type="dxa"/>
              </w:tcPr>
            </w:tcPrChange>
          </w:tcPr>
          <w:p w:rsidR="00962DD1" w:rsidRDefault="00962DD1" w:rsidP="00962DD1">
            <w:pPr>
              <w:cnfStyle w:val="000000100000" w:firstRow="0" w:lastRow="0" w:firstColumn="0" w:lastColumn="0" w:oddVBand="0" w:evenVBand="0" w:oddHBand="1" w:evenHBand="0" w:firstRowFirstColumn="0" w:firstRowLastColumn="0" w:lastRowFirstColumn="0" w:lastRowLastColumn="0"/>
              <w:rPr>
                <w:ins w:id="714" w:author="Holger Rasch" w:date="2014-07-02T17:56:00Z"/>
              </w:rPr>
            </w:pPr>
            <w:ins w:id="715" w:author="Holger Rasch" w:date="2014-07-02T17:56:00Z">
              <w:r>
                <w:t>cutting</w:t>
              </w:r>
            </w:ins>
          </w:p>
          <w:p w:rsidR="00962DD1" w:rsidRDefault="00962DD1" w:rsidP="00962DD1">
            <w:pPr>
              <w:cnfStyle w:val="000000100000" w:firstRow="0" w:lastRow="0" w:firstColumn="0" w:lastColumn="0" w:oddVBand="0" w:evenVBand="0" w:oddHBand="1" w:evenHBand="0" w:firstRowFirstColumn="0" w:firstRowLastColumn="0" w:lastRowFirstColumn="0" w:lastRowLastColumn="0"/>
              <w:rPr>
                <w:ins w:id="716" w:author="Holger Rasch" w:date="2014-07-02T17:56:00Z"/>
              </w:rPr>
            </w:pPr>
            <w:ins w:id="717" w:author="Holger Rasch" w:date="2014-07-02T17:56:00Z">
              <w:r>
                <w:t>engraving</w:t>
              </w:r>
            </w:ins>
          </w:p>
        </w:tc>
        <w:tc>
          <w:tcPr>
            <w:tcW w:w="2422" w:type="dxa"/>
            <w:tcPrChange w:id="718" w:author="Holger Rasch" w:date="2014-07-02T17:58:00Z">
              <w:tcPr>
                <w:tcW w:w="2422" w:type="dxa"/>
              </w:tcPr>
            </w:tcPrChange>
          </w:tcPr>
          <w:p w:rsidR="00962DD1" w:rsidRDefault="00962DD1" w:rsidP="00962DD1">
            <w:pPr>
              <w:jc w:val="center"/>
              <w:cnfStyle w:val="000000100000" w:firstRow="0" w:lastRow="0" w:firstColumn="0" w:lastColumn="0" w:oddVBand="0" w:evenVBand="0" w:oddHBand="1" w:evenHBand="0" w:firstRowFirstColumn="0" w:firstRowLastColumn="0" w:lastRowFirstColumn="0" w:lastRowLastColumn="0"/>
              <w:rPr>
                <w:ins w:id="719" w:author="Holger Rasch" w:date="2014-07-02T17:56:00Z"/>
              </w:rPr>
              <w:pPrChange w:id="720" w:author="Holger Rasch" w:date="2014-07-02T18:00:00Z">
                <w:pPr>
                  <w:cnfStyle w:val="000000100000" w:firstRow="0" w:lastRow="0" w:firstColumn="0" w:lastColumn="0" w:oddVBand="0" w:evenVBand="0" w:oddHBand="1" w:evenHBand="0" w:firstRowFirstColumn="0" w:firstRowLastColumn="0" w:lastRowFirstColumn="0" w:lastRowLastColumn="0"/>
                </w:pPr>
              </w:pPrChange>
            </w:pPr>
          </w:p>
        </w:tc>
        <w:tc>
          <w:tcPr>
            <w:tcW w:w="1219" w:type="dxa"/>
            <w:tcPrChange w:id="721" w:author="Holger Rasch" w:date="2014-07-02T17:58:00Z">
              <w:tcPr>
                <w:tcW w:w="2422" w:type="dxa"/>
              </w:tcPr>
            </w:tcPrChange>
          </w:tcPr>
          <w:p w:rsidR="00962DD1" w:rsidRDefault="00962DD1" w:rsidP="00962DD1">
            <w:pPr>
              <w:ind w:right="356"/>
              <w:jc w:val="right"/>
              <w:cnfStyle w:val="000000100000" w:firstRow="0" w:lastRow="0" w:firstColumn="0" w:lastColumn="0" w:oddVBand="0" w:evenVBand="0" w:oddHBand="1" w:evenHBand="0" w:firstRowFirstColumn="0" w:firstRowLastColumn="0" w:lastRowFirstColumn="0" w:lastRowLastColumn="0"/>
              <w:rPr>
                <w:ins w:id="722" w:author="Holger Rasch" w:date="2014-07-02T17:56:00Z"/>
              </w:rPr>
              <w:pPrChange w:id="723" w:author="Holger Rasch" w:date="2014-07-02T17:59:00Z">
                <w:pPr>
                  <w:cnfStyle w:val="000000100000" w:firstRow="0" w:lastRow="0" w:firstColumn="0" w:lastColumn="0" w:oddVBand="0" w:evenVBand="0" w:oddHBand="1" w:evenHBand="0" w:firstRowFirstColumn="0" w:firstRowLastColumn="0" w:lastRowFirstColumn="0" w:lastRowLastColumn="0"/>
                </w:pPr>
              </w:pPrChange>
            </w:pPr>
          </w:p>
        </w:tc>
      </w:tr>
    </w:tbl>
    <w:p w:rsidR="00962DD1" w:rsidRPr="00962DD1" w:rsidRDefault="00962DD1" w:rsidP="00962DD1">
      <w:pPr>
        <w:jc w:val="center"/>
        <w:rPr>
          <w:ins w:id="724" w:author="Holger Rasch" w:date="2014-07-02T17:57:00Z"/>
          <w:b/>
          <w:color w:val="FF0000"/>
          <w:sz w:val="44"/>
          <w:rPrChange w:id="725" w:author="Holger Rasch" w:date="2014-07-02T17:58:00Z">
            <w:rPr>
              <w:ins w:id="726" w:author="Holger Rasch" w:date="2014-07-02T17:57:00Z"/>
            </w:rPr>
          </w:rPrChange>
        </w:rPr>
        <w:pPrChange w:id="727" w:author="Holger Rasch" w:date="2014-07-02T17:57:00Z">
          <w:pPr/>
        </w:pPrChange>
      </w:pPr>
      <w:ins w:id="728" w:author="Holger Rasch" w:date="2014-07-02T17:58:00Z">
        <w:r>
          <w:rPr>
            <w:b/>
            <w:color w:val="FF0000"/>
            <w:sz w:val="44"/>
          </w:rPr>
          <w:br/>
        </w:r>
      </w:ins>
      <w:ins w:id="729" w:author="Holger Rasch" w:date="2014-07-02T17:57:00Z">
        <w:r w:rsidRPr="00962DD1">
          <w:rPr>
            <w:b/>
            <w:color w:val="FF0000"/>
            <w:sz w:val="44"/>
            <w:rPrChange w:id="730" w:author="Holger Rasch" w:date="2014-07-02T17:58:00Z">
              <w:rPr/>
            </w:rPrChange>
          </w:rPr>
          <w:t>PLEASE REMOVE FOIL</w:t>
        </w:r>
      </w:ins>
    </w:p>
    <w:p w:rsidR="00962DD1" w:rsidRPr="00962DD1" w:rsidRDefault="00962DD1" w:rsidP="00962DD1">
      <w:pPr>
        <w:jc w:val="center"/>
        <w:rPr>
          <w:ins w:id="731" w:author="Holger Rasch" w:date="2014-07-02T17:57:00Z"/>
          <w:b/>
          <w:color w:val="FF0000"/>
          <w:sz w:val="44"/>
          <w:rPrChange w:id="732" w:author="Holger Rasch" w:date="2014-07-02T17:58:00Z">
            <w:rPr>
              <w:ins w:id="733" w:author="Holger Rasch" w:date="2014-07-02T17:57:00Z"/>
            </w:rPr>
          </w:rPrChange>
        </w:rPr>
        <w:pPrChange w:id="734" w:author="Holger Rasch" w:date="2014-07-02T17:57:00Z">
          <w:pPr/>
        </w:pPrChange>
      </w:pPr>
      <w:ins w:id="735" w:author="Holger Rasch" w:date="2014-07-02T17:57:00Z">
        <w:r w:rsidRPr="00962DD1">
          <w:rPr>
            <w:b/>
            <w:color w:val="FF0000"/>
            <w:sz w:val="44"/>
            <w:rPrChange w:id="736" w:author="Holger Rasch" w:date="2014-07-02T17:58:00Z">
              <w:rPr/>
            </w:rPrChange>
          </w:rPr>
          <w:t xml:space="preserve">&amp; </w:t>
        </w:r>
      </w:ins>
    </w:p>
    <w:p w:rsidR="00962DD1" w:rsidRPr="00962DD1" w:rsidRDefault="00962DD1" w:rsidP="00962DD1">
      <w:pPr>
        <w:jc w:val="center"/>
        <w:rPr>
          <w:b/>
          <w:color w:val="FF0000"/>
          <w:sz w:val="44"/>
          <w:rPrChange w:id="737" w:author="Holger Rasch" w:date="2014-07-02T17:58:00Z">
            <w:rPr/>
          </w:rPrChange>
        </w:rPr>
        <w:pPrChange w:id="738" w:author="Holger Rasch" w:date="2014-07-02T17:57:00Z">
          <w:pPr/>
        </w:pPrChange>
      </w:pPr>
      <w:ins w:id="739" w:author="Holger Rasch" w:date="2014-07-02T17:57:00Z">
        <w:r w:rsidRPr="00962DD1">
          <w:rPr>
            <w:b/>
            <w:color w:val="FF0000"/>
            <w:sz w:val="44"/>
            <w:rPrChange w:id="740" w:author="Holger Rasch" w:date="2014-07-02T17:58:00Z">
              <w:rPr/>
            </w:rPrChange>
          </w:rPr>
          <w:t>CLEAN AFTER YOURSELVES</w:t>
        </w:r>
      </w:ins>
    </w:p>
    <w:sectPr w:rsidR="00962DD1" w:rsidRPr="00962DD1" w:rsidSect="00E25738">
      <w:pgSz w:w="12240" w:h="15840" w:code="1"/>
      <w:pgMar w:top="851" w:right="1418" w:bottom="1134" w:left="1276"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2DD1" w:rsidRDefault="00962DD1" w:rsidP="001716DC">
      <w:r>
        <w:separator/>
      </w:r>
    </w:p>
  </w:endnote>
  <w:endnote w:type="continuationSeparator" w:id="0">
    <w:p w:rsidR="00962DD1" w:rsidRDefault="00962DD1" w:rsidP="00171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2DD1" w:rsidRDefault="00962DD1" w:rsidP="001716DC">
      <w:r>
        <w:separator/>
      </w:r>
    </w:p>
  </w:footnote>
  <w:footnote w:type="continuationSeparator" w:id="0">
    <w:p w:rsidR="00962DD1" w:rsidRDefault="00962DD1" w:rsidP="001716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1F1D79"/>
    <w:multiLevelType w:val="hybridMultilevel"/>
    <w:tmpl w:val="2052706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DCC25CA"/>
    <w:multiLevelType w:val="hybridMultilevel"/>
    <w:tmpl w:val="EDE4E6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3CA83D3F"/>
    <w:multiLevelType w:val="hybridMultilevel"/>
    <w:tmpl w:val="341C83B2"/>
    <w:lvl w:ilvl="0" w:tplc="8A069854">
      <w:start w:val="1"/>
      <w:numFmt w:val="decimal"/>
      <w:lvlText w:val="%1."/>
      <w:lvlJc w:val="left"/>
      <w:pPr>
        <w:ind w:left="3479" w:hanging="360"/>
      </w:pPr>
      <w:rPr>
        <w:rFonts w:hint="default"/>
      </w:rPr>
    </w:lvl>
    <w:lvl w:ilvl="1" w:tplc="04070019" w:tentative="1">
      <w:start w:val="1"/>
      <w:numFmt w:val="lowerLetter"/>
      <w:lvlText w:val="%2."/>
      <w:lvlJc w:val="left"/>
      <w:pPr>
        <w:ind w:left="4199" w:hanging="360"/>
      </w:pPr>
    </w:lvl>
    <w:lvl w:ilvl="2" w:tplc="0407001B" w:tentative="1">
      <w:start w:val="1"/>
      <w:numFmt w:val="lowerRoman"/>
      <w:lvlText w:val="%3."/>
      <w:lvlJc w:val="right"/>
      <w:pPr>
        <w:ind w:left="4919" w:hanging="180"/>
      </w:pPr>
    </w:lvl>
    <w:lvl w:ilvl="3" w:tplc="0407000F" w:tentative="1">
      <w:start w:val="1"/>
      <w:numFmt w:val="decimal"/>
      <w:lvlText w:val="%4."/>
      <w:lvlJc w:val="left"/>
      <w:pPr>
        <w:ind w:left="5639" w:hanging="360"/>
      </w:pPr>
    </w:lvl>
    <w:lvl w:ilvl="4" w:tplc="04070019" w:tentative="1">
      <w:start w:val="1"/>
      <w:numFmt w:val="lowerLetter"/>
      <w:lvlText w:val="%5."/>
      <w:lvlJc w:val="left"/>
      <w:pPr>
        <w:ind w:left="6359" w:hanging="360"/>
      </w:pPr>
    </w:lvl>
    <w:lvl w:ilvl="5" w:tplc="0407001B" w:tentative="1">
      <w:start w:val="1"/>
      <w:numFmt w:val="lowerRoman"/>
      <w:lvlText w:val="%6."/>
      <w:lvlJc w:val="right"/>
      <w:pPr>
        <w:ind w:left="7079" w:hanging="180"/>
      </w:pPr>
    </w:lvl>
    <w:lvl w:ilvl="6" w:tplc="0407000F" w:tentative="1">
      <w:start w:val="1"/>
      <w:numFmt w:val="decimal"/>
      <w:lvlText w:val="%7."/>
      <w:lvlJc w:val="left"/>
      <w:pPr>
        <w:ind w:left="7799" w:hanging="360"/>
      </w:pPr>
    </w:lvl>
    <w:lvl w:ilvl="7" w:tplc="04070019" w:tentative="1">
      <w:start w:val="1"/>
      <w:numFmt w:val="lowerLetter"/>
      <w:lvlText w:val="%8."/>
      <w:lvlJc w:val="left"/>
      <w:pPr>
        <w:ind w:left="8519" w:hanging="360"/>
      </w:pPr>
    </w:lvl>
    <w:lvl w:ilvl="8" w:tplc="0407001B" w:tentative="1">
      <w:start w:val="1"/>
      <w:numFmt w:val="lowerRoman"/>
      <w:lvlText w:val="%9."/>
      <w:lvlJc w:val="right"/>
      <w:pPr>
        <w:ind w:left="9239" w:hanging="180"/>
      </w:pPr>
    </w:lvl>
  </w:abstractNum>
  <w:abstractNum w:abstractNumId="3">
    <w:nsid w:val="475F5416"/>
    <w:multiLevelType w:val="hybridMultilevel"/>
    <w:tmpl w:val="1EE0D8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7E85B4E"/>
    <w:multiLevelType w:val="hybridMultilevel"/>
    <w:tmpl w:val="F086E19C"/>
    <w:lvl w:ilvl="0" w:tplc="0407000F">
      <w:start w:val="1"/>
      <w:numFmt w:val="decimal"/>
      <w:lvlText w:val="%1."/>
      <w:lvlJc w:val="left"/>
      <w:pPr>
        <w:ind w:left="3414" w:hanging="360"/>
      </w:pPr>
    </w:lvl>
    <w:lvl w:ilvl="1" w:tplc="04070019" w:tentative="1">
      <w:start w:val="1"/>
      <w:numFmt w:val="lowerLetter"/>
      <w:lvlText w:val="%2."/>
      <w:lvlJc w:val="left"/>
      <w:pPr>
        <w:ind w:left="4134" w:hanging="360"/>
      </w:pPr>
    </w:lvl>
    <w:lvl w:ilvl="2" w:tplc="0407001B" w:tentative="1">
      <w:start w:val="1"/>
      <w:numFmt w:val="lowerRoman"/>
      <w:lvlText w:val="%3."/>
      <w:lvlJc w:val="right"/>
      <w:pPr>
        <w:ind w:left="4854" w:hanging="180"/>
      </w:pPr>
    </w:lvl>
    <w:lvl w:ilvl="3" w:tplc="0407000F" w:tentative="1">
      <w:start w:val="1"/>
      <w:numFmt w:val="decimal"/>
      <w:lvlText w:val="%4."/>
      <w:lvlJc w:val="left"/>
      <w:pPr>
        <w:ind w:left="5574" w:hanging="360"/>
      </w:pPr>
    </w:lvl>
    <w:lvl w:ilvl="4" w:tplc="04070019" w:tentative="1">
      <w:start w:val="1"/>
      <w:numFmt w:val="lowerLetter"/>
      <w:lvlText w:val="%5."/>
      <w:lvlJc w:val="left"/>
      <w:pPr>
        <w:ind w:left="6294" w:hanging="360"/>
      </w:pPr>
    </w:lvl>
    <w:lvl w:ilvl="5" w:tplc="0407001B" w:tentative="1">
      <w:start w:val="1"/>
      <w:numFmt w:val="lowerRoman"/>
      <w:lvlText w:val="%6."/>
      <w:lvlJc w:val="right"/>
      <w:pPr>
        <w:ind w:left="7014" w:hanging="180"/>
      </w:pPr>
    </w:lvl>
    <w:lvl w:ilvl="6" w:tplc="0407000F" w:tentative="1">
      <w:start w:val="1"/>
      <w:numFmt w:val="decimal"/>
      <w:lvlText w:val="%7."/>
      <w:lvlJc w:val="left"/>
      <w:pPr>
        <w:ind w:left="7734" w:hanging="360"/>
      </w:pPr>
    </w:lvl>
    <w:lvl w:ilvl="7" w:tplc="04070019" w:tentative="1">
      <w:start w:val="1"/>
      <w:numFmt w:val="lowerLetter"/>
      <w:lvlText w:val="%8."/>
      <w:lvlJc w:val="left"/>
      <w:pPr>
        <w:ind w:left="8454" w:hanging="360"/>
      </w:pPr>
    </w:lvl>
    <w:lvl w:ilvl="8" w:tplc="0407001B" w:tentative="1">
      <w:start w:val="1"/>
      <w:numFmt w:val="lowerRoman"/>
      <w:lvlText w:val="%9."/>
      <w:lvlJc w:val="right"/>
      <w:pPr>
        <w:ind w:left="9174" w:hanging="180"/>
      </w:pPr>
    </w:lvl>
  </w:abstractNum>
  <w:abstractNum w:abstractNumId="5">
    <w:nsid w:val="4F180E81"/>
    <w:multiLevelType w:val="hybridMultilevel"/>
    <w:tmpl w:val="547ECE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A537063"/>
    <w:multiLevelType w:val="hybridMultilevel"/>
    <w:tmpl w:val="C67AEC4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5D332B82"/>
    <w:multiLevelType w:val="hybridMultilevel"/>
    <w:tmpl w:val="1A4C1E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8DC7B37"/>
    <w:multiLevelType w:val="hybridMultilevel"/>
    <w:tmpl w:val="45B46ABA"/>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nsid w:val="71CE2B81"/>
    <w:multiLevelType w:val="hybridMultilevel"/>
    <w:tmpl w:val="11D46A62"/>
    <w:lvl w:ilvl="0" w:tplc="1B60AA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3EB61A2"/>
    <w:multiLevelType w:val="hybridMultilevel"/>
    <w:tmpl w:val="BB9E0E9C"/>
    <w:lvl w:ilvl="0" w:tplc="605E8A2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8"/>
  </w:num>
  <w:num w:numId="4">
    <w:abstractNumId w:val="3"/>
  </w:num>
  <w:num w:numId="5">
    <w:abstractNumId w:val="10"/>
  </w:num>
  <w:num w:numId="6">
    <w:abstractNumId w:val="5"/>
  </w:num>
  <w:num w:numId="7">
    <w:abstractNumId w:val="6"/>
  </w:num>
  <w:num w:numId="8">
    <w:abstractNumId w:val="4"/>
  </w:num>
  <w:num w:numId="9">
    <w:abstractNumId w:val="2"/>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revisionView w:markup="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68A9"/>
    <w:rsid w:val="00004C62"/>
    <w:rsid w:val="000268A9"/>
    <w:rsid w:val="00026E1A"/>
    <w:rsid w:val="000358FC"/>
    <w:rsid w:val="00043084"/>
    <w:rsid w:val="0004415B"/>
    <w:rsid w:val="00071F0F"/>
    <w:rsid w:val="00084F0B"/>
    <w:rsid w:val="000B2862"/>
    <w:rsid w:val="000B3E63"/>
    <w:rsid w:val="000C1AA7"/>
    <w:rsid w:val="000C2C5D"/>
    <w:rsid w:val="000D0165"/>
    <w:rsid w:val="000E0ED3"/>
    <w:rsid w:val="001349B7"/>
    <w:rsid w:val="00137BB9"/>
    <w:rsid w:val="00153D75"/>
    <w:rsid w:val="00163DEE"/>
    <w:rsid w:val="001716DC"/>
    <w:rsid w:val="00187B2A"/>
    <w:rsid w:val="001A2808"/>
    <w:rsid w:val="001C6AC8"/>
    <w:rsid w:val="001C6E3F"/>
    <w:rsid w:val="001E0B3F"/>
    <w:rsid w:val="00200B57"/>
    <w:rsid w:val="0021511C"/>
    <w:rsid w:val="00215C31"/>
    <w:rsid w:val="00222397"/>
    <w:rsid w:val="00230032"/>
    <w:rsid w:val="00231953"/>
    <w:rsid w:val="002342E0"/>
    <w:rsid w:val="00246642"/>
    <w:rsid w:val="00253BC6"/>
    <w:rsid w:val="002715CD"/>
    <w:rsid w:val="002856AF"/>
    <w:rsid w:val="002A7997"/>
    <w:rsid w:val="002B4CFC"/>
    <w:rsid w:val="002C71FC"/>
    <w:rsid w:val="0030102F"/>
    <w:rsid w:val="00306BC5"/>
    <w:rsid w:val="00314B94"/>
    <w:rsid w:val="00330721"/>
    <w:rsid w:val="00345FA9"/>
    <w:rsid w:val="00353580"/>
    <w:rsid w:val="003548B3"/>
    <w:rsid w:val="0036650E"/>
    <w:rsid w:val="0037052F"/>
    <w:rsid w:val="003A32B1"/>
    <w:rsid w:val="003A32C9"/>
    <w:rsid w:val="003A4577"/>
    <w:rsid w:val="003B602D"/>
    <w:rsid w:val="003B795B"/>
    <w:rsid w:val="003E5CD7"/>
    <w:rsid w:val="004018A3"/>
    <w:rsid w:val="00415B00"/>
    <w:rsid w:val="00452EE5"/>
    <w:rsid w:val="00463024"/>
    <w:rsid w:val="00471241"/>
    <w:rsid w:val="00476504"/>
    <w:rsid w:val="004C443D"/>
    <w:rsid w:val="004C6F23"/>
    <w:rsid w:val="004D1572"/>
    <w:rsid w:val="004D4EDB"/>
    <w:rsid w:val="00500651"/>
    <w:rsid w:val="00512D25"/>
    <w:rsid w:val="00517452"/>
    <w:rsid w:val="0054197A"/>
    <w:rsid w:val="00544164"/>
    <w:rsid w:val="005624F9"/>
    <w:rsid w:val="005866C0"/>
    <w:rsid w:val="005931FA"/>
    <w:rsid w:val="00594618"/>
    <w:rsid w:val="005B1324"/>
    <w:rsid w:val="005C1029"/>
    <w:rsid w:val="005C12A5"/>
    <w:rsid w:val="005D74EF"/>
    <w:rsid w:val="005E7A5B"/>
    <w:rsid w:val="005F32E7"/>
    <w:rsid w:val="00605985"/>
    <w:rsid w:val="00617036"/>
    <w:rsid w:val="006900A7"/>
    <w:rsid w:val="00694691"/>
    <w:rsid w:val="006C0A9C"/>
    <w:rsid w:val="006D2348"/>
    <w:rsid w:val="006D5ABA"/>
    <w:rsid w:val="006D6A9A"/>
    <w:rsid w:val="006E4AF2"/>
    <w:rsid w:val="006F1613"/>
    <w:rsid w:val="007437F3"/>
    <w:rsid w:val="00752E82"/>
    <w:rsid w:val="00777418"/>
    <w:rsid w:val="00777D1E"/>
    <w:rsid w:val="0078279A"/>
    <w:rsid w:val="007A11EA"/>
    <w:rsid w:val="007B320E"/>
    <w:rsid w:val="007B7495"/>
    <w:rsid w:val="00802786"/>
    <w:rsid w:val="00815585"/>
    <w:rsid w:val="008314B6"/>
    <w:rsid w:val="008462B6"/>
    <w:rsid w:val="00853A50"/>
    <w:rsid w:val="008648C1"/>
    <w:rsid w:val="00892516"/>
    <w:rsid w:val="00894FDC"/>
    <w:rsid w:val="008B0EAC"/>
    <w:rsid w:val="008C1D0B"/>
    <w:rsid w:val="00914EC1"/>
    <w:rsid w:val="0092613B"/>
    <w:rsid w:val="009374ED"/>
    <w:rsid w:val="00962DD1"/>
    <w:rsid w:val="00980116"/>
    <w:rsid w:val="00983FC9"/>
    <w:rsid w:val="009B09FA"/>
    <w:rsid w:val="009B1692"/>
    <w:rsid w:val="009B77D8"/>
    <w:rsid w:val="009C00F1"/>
    <w:rsid w:val="009D5EED"/>
    <w:rsid w:val="00A00E4F"/>
    <w:rsid w:val="00A21323"/>
    <w:rsid w:val="00A25292"/>
    <w:rsid w:val="00A27556"/>
    <w:rsid w:val="00A82158"/>
    <w:rsid w:val="00A91F0E"/>
    <w:rsid w:val="00A970EB"/>
    <w:rsid w:val="00AB3B34"/>
    <w:rsid w:val="00AE1FC4"/>
    <w:rsid w:val="00AE24DF"/>
    <w:rsid w:val="00AE2D6C"/>
    <w:rsid w:val="00B01129"/>
    <w:rsid w:val="00B06AB9"/>
    <w:rsid w:val="00B13F67"/>
    <w:rsid w:val="00B162CA"/>
    <w:rsid w:val="00B30272"/>
    <w:rsid w:val="00B414BC"/>
    <w:rsid w:val="00B812F2"/>
    <w:rsid w:val="00B8777C"/>
    <w:rsid w:val="00B94649"/>
    <w:rsid w:val="00BB06DD"/>
    <w:rsid w:val="00BC1B9B"/>
    <w:rsid w:val="00BE1064"/>
    <w:rsid w:val="00BE58F0"/>
    <w:rsid w:val="00C04E58"/>
    <w:rsid w:val="00C05C1C"/>
    <w:rsid w:val="00C1208B"/>
    <w:rsid w:val="00C712EF"/>
    <w:rsid w:val="00C95576"/>
    <w:rsid w:val="00CA43D1"/>
    <w:rsid w:val="00CC1C8C"/>
    <w:rsid w:val="00CD4622"/>
    <w:rsid w:val="00CE53A2"/>
    <w:rsid w:val="00CF2CFF"/>
    <w:rsid w:val="00D00C72"/>
    <w:rsid w:val="00D347C0"/>
    <w:rsid w:val="00D5001B"/>
    <w:rsid w:val="00D62677"/>
    <w:rsid w:val="00D85930"/>
    <w:rsid w:val="00DA4BEC"/>
    <w:rsid w:val="00DB4889"/>
    <w:rsid w:val="00DD0B16"/>
    <w:rsid w:val="00DE6271"/>
    <w:rsid w:val="00E0624D"/>
    <w:rsid w:val="00E11814"/>
    <w:rsid w:val="00E13DB5"/>
    <w:rsid w:val="00E15B4C"/>
    <w:rsid w:val="00E25738"/>
    <w:rsid w:val="00E36EB2"/>
    <w:rsid w:val="00E4732F"/>
    <w:rsid w:val="00E50077"/>
    <w:rsid w:val="00E54B8F"/>
    <w:rsid w:val="00E60440"/>
    <w:rsid w:val="00E834D8"/>
    <w:rsid w:val="00EC6350"/>
    <w:rsid w:val="00EE390B"/>
    <w:rsid w:val="00F072A0"/>
    <w:rsid w:val="00F25757"/>
    <w:rsid w:val="00F41A41"/>
    <w:rsid w:val="00F72F61"/>
    <w:rsid w:val="00F8410C"/>
    <w:rsid w:val="00FE6CF9"/>
    <w:rsid w:val="00FF7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4DF"/>
  </w:style>
  <w:style w:type="paragraph" w:styleId="Heading1">
    <w:name w:val="heading 1"/>
    <w:basedOn w:val="Normal"/>
    <w:next w:val="Normal"/>
    <w:link w:val="Heading1Char"/>
    <w:uiPriority w:val="9"/>
    <w:qFormat/>
    <w:rsid w:val="00E13DB5"/>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1E0B3F"/>
    <w:pPr>
      <w:keepNext/>
      <w:keepLines/>
      <w:pageBreakBefore/>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E13DB5"/>
    <w:pPr>
      <w:keepNext/>
      <w:keepLines/>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462B6"/>
    <w:pPr>
      <w:keepNext/>
      <w:keepLines/>
      <w:spacing w:before="200" w:after="0"/>
      <w:outlineLvl w:val="3"/>
      <w:pPrChange w:id="0" w:author="Holger Rasch" w:date="2014-07-02T16:42:00Z">
        <w:pPr>
          <w:keepNext/>
          <w:keepLines/>
          <w:spacing w:before="200" w:line="276" w:lineRule="auto"/>
          <w:outlineLvl w:val="3"/>
        </w:pPr>
      </w:pPrChange>
    </w:pPr>
    <w:rPr>
      <w:rFonts w:eastAsiaTheme="majorEastAsia" w:cstheme="majorBidi"/>
      <w:b/>
      <w:bCs/>
      <w:iCs/>
      <w:color w:val="000000" w:themeColor="text1"/>
      <w:rPrChange w:id="0" w:author="Holger Rasch" w:date="2014-07-02T16:42:00Z">
        <w:rPr>
          <w:rFonts w:asciiTheme="majorHAnsi" w:eastAsiaTheme="majorEastAsia" w:hAnsiTheme="majorHAnsi" w:cstheme="majorBidi"/>
          <w:b/>
          <w:bCs/>
          <w:i/>
          <w:iCs/>
          <w:color w:val="000000" w:themeColor="text1"/>
          <w:sz w:val="22"/>
          <w:szCs w:val="22"/>
          <w:lang w:val="en-US" w:eastAsia="en-US" w:bidi="ar-SA"/>
        </w:rPr>
      </w:rPrChange>
    </w:rPr>
  </w:style>
  <w:style w:type="paragraph" w:styleId="Heading5">
    <w:name w:val="heading 5"/>
    <w:basedOn w:val="Normal"/>
    <w:next w:val="Normal"/>
    <w:link w:val="Heading5Char"/>
    <w:uiPriority w:val="9"/>
    <w:semiHidden/>
    <w:unhideWhenUsed/>
    <w:qFormat/>
    <w:rsid w:val="0036650E"/>
    <w:pPr>
      <w:keepNext/>
      <w:keepLines/>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6650E"/>
    <w:pPr>
      <w:keepNext/>
      <w:keepLines/>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6650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6650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6650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650E"/>
    <w:pPr>
      <w:ind w:left="720"/>
      <w:contextualSpacing/>
    </w:pPr>
  </w:style>
  <w:style w:type="paragraph" w:styleId="BalloonText">
    <w:name w:val="Balloon Text"/>
    <w:basedOn w:val="Normal"/>
    <w:link w:val="BalloonTextChar"/>
    <w:uiPriority w:val="99"/>
    <w:semiHidden/>
    <w:unhideWhenUsed/>
    <w:rsid w:val="002151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511C"/>
    <w:rPr>
      <w:rFonts w:ascii="Tahoma" w:hAnsi="Tahoma" w:cs="Tahoma"/>
      <w:sz w:val="16"/>
      <w:szCs w:val="16"/>
    </w:rPr>
  </w:style>
  <w:style w:type="character" w:styleId="Strong">
    <w:name w:val="Strong"/>
    <w:uiPriority w:val="22"/>
    <w:qFormat/>
    <w:rsid w:val="00E13DB5"/>
    <w:rPr>
      <w:b/>
      <w:bCs/>
      <w:color w:val="000000" w:themeColor="text1"/>
    </w:rPr>
  </w:style>
  <w:style w:type="paragraph" w:styleId="Header">
    <w:name w:val="header"/>
    <w:basedOn w:val="Normal"/>
    <w:link w:val="HeaderChar"/>
    <w:uiPriority w:val="99"/>
    <w:unhideWhenUsed/>
    <w:rsid w:val="00CE53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CE53A2"/>
    <w:rPr>
      <w:rFonts w:ascii="Arial" w:hAnsi="Arial"/>
    </w:rPr>
  </w:style>
  <w:style w:type="paragraph" w:styleId="Footer">
    <w:name w:val="footer"/>
    <w:basedOn w:val="Normal"/>
    <w:link w:val="FooterChar"/>
    <w:uiPriority w:val="99"/>
    <w:unhideWhenUsed/>
    <w:rsid w:val="00CE53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CE53A2"/>
    <w:rPr>
      <w:rFonts w:ascii="Arial" w:hAnsi="Arial"/>
    </w:rPr>
  </w:style>
  <w:style w:type="character" w:customStyle="1" w:styleId="Heading1Char">
    <w:name w:val="Heading 1 Char"/>
    <w:basedOn w:val="DefaultParagraphFont"/>
    <w:link w:val="Heading1"/>
    <w:uiPriority w:val="9"/>
    <w:rsid w:val="00E13DB5"/>
    <w:rPr>
      <w:rFonts w:asciiTheme="majorHAnsi" w:eastAsiaTheme="majorEastAsia" w:hAnsiTheme="majorHAnsi" w:cstheme="majorBidi"/>
      <w:b/>
      <w:bCs/>
      <w:color w:val="000000" w:themeColor="text1"/>
      <w:sz w:val="28"/>
      <w:szCs w:val="28"/>
    </w:rPr>
  </w:style>
  <w:style w:type="character" w:customStyle="1" w:styleId="XML-Entity">
    <w:name w:val="XML-Entity"/>
    <w:basedOn w:val="DefaultParagraphFont"/>
    <w:uiPriority w:val="1"/>
    <w:qFormat/>
    <w:rsid w:val="003E5CD7"/>
    <w:rPr>
      <w:rFonts w:ascii="Consolas" w:hAnsi="Consolas"/>
      <w:noProof/>
      <w:color w:val="990000"/>
      <w:sz w:val="18"/>
      <w:lang w:val="de-DE"/>
    </w:rPr>
  </w:style>
  <w:style w:type="character" w:customStyle="1" w:styleId="Heading2Char">
    <w:name w:val="Heading 2 Char"/>
    <w:basedOn w:val="DefaultParagraphFont"/>
    <w:link w:val="Heading2"/>
    <w:uiPriority w:val="9"/>
    <w:rsid w:val="001E0B3F"/>
    <w:rPr>
      <w:rFonts w:asciiTheme="majorHAnsi" w:eastAsiaTheme="majorEastAsia" w:hAnsiTheme="majorHAnsi" w:cstheme="majorBidi"/>
      <w:b/>
      <w:bCs/>
      <w:color w:val="000000" w:themeColor="text1"/>
      <w:sz w:val="26"/>
      <w:szCs w:val="26"/>
    </w:rPr>
  </w:style>
  <w:style w:type="paragraph" w:styleId="Title">
    <w:name w:val="Title"/>
    <w:basedOn w:val="Normal"/>
    <w:next w:val="Normal"/>
    <w:link w:val="TitleChar"/>
    <w:uiPriority w:val="10"/>
    <w:qFormat/>
    <w:rsid w:val="0036650E"/>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36650E"/>
    <w:rPr>
      <w:rFonts w:asciiTheme="majorHAnsi" w:eastAsiaTheme="majorEastAsia" w:hAnsiTheme="majorHAnsi" w:cstheme="majorBidi"/>
      <w:color w:val="000000" w:themeColor="text2" w:themeShade="BF"/>
      <w:spacing w:val="5"/>
      <w:kern w:val="28"/>
      <w:sz w:val="52"/>
      <w:szCs w:val="52"/>
    </w:rPr>
  </w:style>
  <w:style w:type="character" w:customStyle="1" w:styleId="Heading3Char">
    <w:name w:val="Heading 3 Char"/>
    <w:basedOn w:val="DefaultParagraphFont"/>
    <w:link w:val="Heading3"/>
    <w:uiPriority w:val="9"/>
    <w:rsid w:val="00E13DB5"/>
    <w:rPr>
      <w:rFonts w:asciiTheme="majorHAnsi" w:eastAsiaTheme="majorEastAsia" w:hAnsiTheme="majorHAnsi" w:cstheme="majorBidi"/>
      <w:b/>
      <w:bCs/>
      <w:color w:val="000000" w:themeColor="text1"/>
    </w:rPr>
  </w:style>
  <w:style w:type="paragraph" w:styleId="Subtitle">
    <w:name w:val="Subtitle"/>
    <w:basedOn w:val="Normal"/>
    <w:next w:val="Normal"/>
    <w:link w:val="SubtitleChar"/>
    <w:uiPriority w:val="11"/>
    <w:qFormat/>
    <w:rsid w:val="00E13DB5"/>
    <w:pPr>
      <w:numPr>
        <w:ilvl w:val="1"/>
      </w:numPr>
    </w:pPr>
    <w:rPr>
      <w:rFonts w:asciiTheme="majorHAnsi" w:eastAsiaTheme="majorEastAsia" w:hAnsiTheme="majorHAnsi" w:cstheme="majorBidi"/>
      <w:i/>
      <w:iCs/>
      <w:color w:val="000000" w:themeColor="text1"/>
      <w:spacing w:val="15"/>
      <w:sz w:val="24"/>
      <w:szCs w:val="24"/>
    </w:rPr>
  </w:style>
  <w:style w:type="character" w:customStyle="1" w:styleId="SubtitleChar">
    <w:name w:val="Subtitle Char"/>
    <w:basedOn w:val="DefaultParagraphFont"/>
    <w:link w:val="Subtitle"/>
    <w:uiPriority w:val="11"/>
    <w:rsid w:val="00E13DB5"/>
    <w:rPr>
      <w:rFonts w:asciiTheme="majorHAnsi" w:eastAsiaTheme="majorEastAsia" w:hAnsiTheme="majorHAnsi" w:cstheme="majorBidi"/>
      <w:i/>
      <w:iCs/>
      <w:color w:val="000000" w:themeColor="text1"/>
      <w:spacing w:val="15"/>
      <w:sz w:val="24"/>
      <w:szCs w:val="24"/>
    </w:rPr>
  </w:style>
  <w:style w:type="character" w:customStyle="1" w:styleId="Heading4Char">
    <w:name w:val="Heading 4 Char"/>
    <w:basedOn w:val="DefaultParagraphFont"/>
    <w:link w:val="Heading4"/>
    <w:uiPriority w:val="9"/>
    <w:rsid w:val="008462B6"/>
    <w:rPr>
      <w:rFonts w:eastAsiaTheme="majorEastAsia" w:cstheme="majorBidi"/>
      <w:b/>
      <w:bCs/>
      <w:iCs/>
      <w:color w:val="000000" w:themeColor="text1"/>
    </w:rPr>
  </w:style>
  <w:style w:type="character" w:customStyle="1" w:styleId="Heading5Char">
    <w:name w:val="Heading 5 Char"/>
    <w:basedOn w:val="DefaultParagraphFont"/>
    <w:link w:val="Heading5"/>
    <w:uiPriority w:val="9"/>
    <w:semiHidden/>
    <w:rsid w:val="0036650E"/>
    <w:rPr>
      <w:rFonts w:asciiTheme="majorHAnsi" w:eastAsiaTheme="majorEastAsia" w:hAnsiTheme="majorHAnsi" w:cstheme="majorBidi"/>
      <w:color w:val="6E6E6E" w:themeColor="accent1" w:themeShade="7F"/>
    </w:rPr>
  </w:style>
  <w:style w:type="character" w:customStyle="1" w:styleId="Heading6Char">
    <w:name w:val="Heading 6 Char"/>
    <w:basedOn w:val="DefaultParagraphFont"/>
    <w:link w:val="Heading6"/>
    <w:uiPriority w:val="9"/>
    <w:semiHidden/>
    <w:rsid w:val="0036650E"/>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9"/>
    <w:semiHidden/>
    <w:rsid w:val="0036650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6650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6650E"/>
    <w:rPr>
      <w:rFonts w:asciiTheme="majorHAnsi" w:eastAsiaTheme="majorEastAsia" w:hAnsiTheme="majorHAnsi" w:cstheme="majorBidi"/>
      <w:i/>
      <w:iCs/>
      <w:color w:val="404040" w:themeColor="text1" w:themeTint="BF"/>
      <w:sz w:val="20"/>
      <w:szCs w:val="20"/>
    </w:rPr>
  </w:style>
  <w:style w:type="character" w:styleId="Emphasis">
    <w:name w:val="Emphasis"/>
    <w:uiPriority w:val="20"/>
    <w:qFormat/>
    <w:rsid w:val="0036650E"/>
    <w:rPr>
      <w:i/>
      <w:iCs/>
    </w:rPr>
  </w:style>
  <w:style w:type="paragraph" w:styleId="NoSpacing">
    <w:name w:val="No Spacing"/>
    <w:basedOn w:val="Normal"/>
    <w:uiPriority w:val="1"/>
    <w:qFormat/>
    <w:rsid w:val="0036650E"/>
    <w:pPr>
      <w:spacing w:after="0" w:line="240" w:lineRule="auto"/>
    </w:pPr>
  </w:style>
  <w:style w:type="paragraph" w:styleId="Quote">
    <w:name w:val="Quote"/>
    <w:basedOn w:val="Normal"/>
    <w:next w:val="Normal"/>
    <w:link w:val="QuoteChar"/>
    <w:uiPriority w:val="29"/>
    <w:qFormat/>
    <w:rsid w:val="0036650E"/>
    <w:rPr>
      <w:i/>
      <w:iCs/>
      <w:color w:val="000000" w:themeColor="text1"/>
    </w:rPr>
  </w:style>
  <w:style w:type="character" w:customStyle="1" w:styleId="QuoteChar">
    <w:name w:val="Quote Char"/>
    <w:basedOn w:val="DefaultParagraphFont"/>
    <w:link w:val="Quote"/>
    <w:uiPriority w:val="29"/>
    <w:rsid w:val="0036650E"/>
    <w:rPr>
      <w:i/>
      <w:iCs/>
      <w:color w:val="000000" w:themeColor="text1"/>
    </w:rPr>
  </w:style>
  <w:style w:type="paragraph" w:styleId="IntenseQuote">
    <w:name w:val="Intense Quote"/>
    <w:basedOn w:val="Normal"/>
    <w:next w:val="Normal"/>
    <w:link w:val="IntenseQuoteChar"/>
    <w:uiPriority w:val="30"/>
    <w:qFormat/>
    <w:rsid w:val="0036650E"/>
    <w:pPr>
      <w:pBdr>
        <w:bottom w:val="single" w:sz="4" w:space="4" w:color="DDDDDD" w:themeColor="accent1"/>
      </w:pBdr>
      <w:spacing w:before="200" w:after="280"/>
      <w:ind w:left="936" w:right="936"/>
    </w:pPr>
    <w:rPr>
      <w:b/>
      <w:bCs/>
      <w:i/>
      <w:iCs/>
      <w:color w:val="DDDDDD" w:themeColor="accent1"/>
    </w:rPr>
  </w:style>
  <w:style w:type="character" w:customStyle="1" w:styleId="IntenseQuoteChar">
    <w:name w:val="Intense Quote Char"/>
    <w:basedOn w:val="DefaultParagraphFont"/>
    <w:link w:val="IntenseQuote"/>
    <w:uiPriority w:val="30"/>
    <w:rsid w:val="0036650E"/>
    <w:rPr>
      <w:b/>
      <w:bCs/>
      <w:i/>
      <w:iCs/>
      <w:color w:val="DDDDDD" w:themeColor="accent1"/>
    </w:rPr>
  </w:style>
  <w:style w:type="character" w:styleId="SubtleEmphasis">
    <w:name w:val="Subtle Emphasis"/>
    <w:uiPriority w:val="19"/>
    <w:qFormat/>
    <w:rsid w:val="0036650E"/>
    <w:rPr>
      <w:i/>
      <w:iCs/>
      <w:color w:val="808080" w:themeColor="text1" w:themeTint="7F"/>
    </w:rPr>
  </w:style>
  <w:style w:type="character" w:styleId="IntenseEmphasis">
    <w:name w:val="Intense Emphasis"/>
    <w:uiPriority w:val="21"/>
    <w:qFormat/>
    <w:rsid w:val="0036650E"/>
    <w:rPr>
      <w:b/>
      <w:bCs/>
      <w:i/>
      <w:iCs/>
      <w:color w:val="DDDDDD" w:themeColor="accent1"/>
    </w:rPr>
  </w:style>
  <w:style w:type="character" w:styleId="SubtleReference">
    <w:name w:val="Subtle Reference"/>
    <w:uiPriority w:val="31"/>
    <w:qFormat/>
    <w:rsid w:val="0036650E"/>
    <w:rPr>
      <w:smallCaps/>
      <w:color w:val="B2B2B2" w:themeColor="accent2"/>
      <w:u w:val="single"/>
    </w:rPr>
  </w:style>
  <w:style w:type="character" w:styleId="IntenseReference">
    <w:name w:val="Intense Reference"/>
    <w:uiPriority w:val="32"/>
    <w:qFormat/>
    <w:rsid w:val="0036650E"/>
    <w:rPr>
      <w:b/>
      <w:bCs/>
      <w:smallCaps/>
      <w:color w:val="B2B2B2" w:themeColor="accent2"/>
      <w:spacing w:val="5"/>
      <w:u w:val="single"/>
    </w:rPr>
  </w:style>
  <w:style w:type="character" w:styleId="BookTitle">
    <w:name w:val="Book Title"/>
    <w:uiPriority w:val="33"/>
    <w:qFormat/>
    <w:rsid w:val="0036650E"/>
    <w:rPr>
      <w:b/>
      <w:bCs/>
      <w:smallCaps/>
      <w:spacing w:val="5"/>
    </w:rPr>
  </w:style>
  <w:style w:type="paragraph" w:styleId="TOCHeading">
    <w:name w:val="TOC Heading"/>
    <w:basedOn w:val="Heading1"/>
    <w:next w:val="Normal"/>
    <w:uiPriority w:val="39"/>
    <w:semiHidden/>
    <w:unhideWhenUsed/>
    <w:qFormat/>
    <w:rsid w:val="0036650E"/>
    <w:pPr>
      <w:outlineLvl w:val="9"/>
    </w:pPr>
  </w:style>
  <w:style w:type="character" w:customStyle="1" w:styleId="Filename">
    <w:name w:val="Filename"/>
    <w:basedOn w:val="DefaultParagraphFont"/>
    <w:uiPriority w:val="1"/>
    <w:qFormat/>
    <w:rsid w:val="00137BB9"/>
    <w:rPr>
      <w:rFonts w:ascii="Segoe UI" w:hAnsi="Segoe UI"/>
      <w:noProof/>
      <w:lang w:val="en-US"/>
    </w:rPr>
  </w:style>
  <w:style w:type="character" w:customStyle="1" w:styleId="XML-Value">
    <w:name w:val="XML-Value"/>
    <w:basedOn w:val="XML-Entity"/>
    <w:uiPriority w:val="1"/>
    <w:qFormat/>
    <w:rsid w:val="003E5CD7"/>
    <w:rPr>
      <w:rFonts w:ascii="Consolas" w:hAnsi="Consolas"/>
      <w:noProof/>
      <w:color w:val="0000CC"/>
      <w:sz w:val="18"/>
      <w:lang w:val="de-DE"/>
    </w:rPr>
  </w:style>
  <w:style w:type="character" w:customStyle="1" w:styleId="XML-Attriubute">
    <w:name w:val="XML-Attriubute"/>
    <w:basedOn w:val="XML-Entity"/>
    <w:uiPriority w:val="1"/>
    <w:qFormat/>
    <w:rsid w:val="003E5CD7"/>
    <w:rPr>
      <w:rFonts w:ascii="Consolas" w:hAnsi="Consolas"/>
      <w:noProof/>
      <w:color w:val="FF0000"/>
      <w:sz w:val="18"/>
      <w:lang w:val="de-DE"/>
    </w:rPr>
  </w:style>
  <w:style w:type="paragraph" w:styleId="HTMLPreformatted">
    <w:name w:val="HTML Preformatted"/>
    <w:basedOn w:val="Normal"/>
    <w:link w:val="HTMLPreformattedChar"/>
    <w:uiPriority w:val="99"/>
    <w:semiHidden/>
    <w:unhideWhenUsed/>
    <w:rsid w:val="00163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semiHidden/>
    <w:rsid w:val="00163DEE"/>
    <w:rPr>
      <w:rFonts w:ascii="Courier New" w:eastAsia="Times New Roman" w:hAnsi="Courier New" w:cs="Courier New"/>
      <w:sz w:val="20"/>
      <w:szCs w:val="20"/>
      <w:lang w:val="de-DE" w:eastAsia="de-DE"/>
    </w:rPr>
  </w:style>
  <w:style w:type="character" w:customStyle="1" w:styleId="XML-Comment">
    <w:name w:val="XML-Comment"/>
    <w:basedOn w:val="XML-Value"/>
    <w:uiPriority w:val="1"/>
    <w:qFormat/>
    <w:rsid w:val="00D85930"/>
    <w:rPr>
      <w:rFonts w:ascii="Consolas" w:hAnsi="Consolas"/>
      <w:noProof/>
      <w:color w:val="008000"/>
      <w:sz w:val="18"/>
      <w:lang w:val="de-DE" w:eastAsia="de-DE"/>
    </w:rPr>
  </w:style>
  <w:style w:type="character" w:customStyle="1" w:styleId="Important">
    <w:name w:val="Important"/>
    <w:basedOn w:val="DefaultParagraphFont"/>
    <w:uiPriority w:val="1"/>
    <w:qFormat/>
    <w:rsid w:val="00DA4BEC"/>
    <w:rPr>
      <w:b/>
      <w:color w:val="FF0000"/>
      <w:lang w:val="en-GB"/>
    </w:rPr>
  </w:style>
  <w:style w:type="table" w:styleId="TableGrid">
    <w:name w:val="Table Grid"/>
    <w:basedOn w:val="TableNormal"/>
    <w:uiPriority w:val="59"/>
    <w:rsid w:val="00962D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3">
    <w:name w:val="Medium Shading 1 Accent 3"/>
    <w:basedOn w:val="TableNormal"/>
    <w:uiPriority w:val="63"/>
    <w:rsid w:val="00962DD1"/>
    <w:pPr>
      <w:spacing w:after="0" w:line="240" w:lineRule="auto"/>
    </w:pPr>
    <w:tblPr>
      <w:tblStyleRowBandSize w:val="1"/>
      <w:tblStyleColBandSize w:val="1"/>
      <w:tblInd w:w="0" w:type="dxa"/>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shd w:val="clear" w:color="auto" w:fill="969696" w:themeFill="accent3"/>
      </w:tcPr>
    </w:tblStylePr>
    <w:tblStylePr w:type="lastRow">
      <w:pPr>
        <w:spacing w:before="0" w:after="0" w:line="240" w:lineRule="auto"/>
      </w:pPr>
      <w:rPr>
        <w:b/>
        <w:bCs/>
      </w:rPr>
      <w:tblPr/>
      <w:tcPr>
        <w:tcBorders>
          <w:top w:val="double" w:sz="6"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5E5E5" w:themeFill="accent3" w:themeFillTint="3F"/>
      </w:tcPr>
    </w:tblStylePr>
    <w:tblStylePr w:type="band1Horz">
      <w:tblPr/>
      <w:tcPr>
        <w:tcBorders>
          <w:insideH w:val="nil"/>
          <w:insideV w:val="nil"/>
        </w:tcBorders>
        <w:shd w:val="clear" w:color="auto" w:fill="E5E5E5" w:themeFill="accent3"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4DF"/>
  </w:style>
  <w:style w:type="paragraph" w:styleId="Heading1">
    <w:name w:val="heading 1"/>
    <w:basedOn w:val="Normal"/>
    <w:next w:val="Normal"/>
    <w:link w:val="Heading1Char"/>
    <w:uiPriority w:val="9"/>
    <w:qFormat/>
    <w:rsid w:val="00E13DB5"/>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1E0B3F"/>
    <w:pPr>
      <w:keepNext/>
      <w:keepLines/>
      <w:pageBreakBefore/>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E13DB5"/>
    <w:pPr>
      <w:keepNext/>
      <w:keepLines/>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462B6"/>
    <w:pPr>
      <w:keepNext/>
      <w:keepLines/>
      <w:spacing w:before="200" w:after="0"/>
      <w:outlineLvl w:val="3"/>
      <w:pPrChange w:id="1" w:author="Holger Rasch" w:date="2014-07-02T16:42:00Z">
        <w:pPr>
          <w:keepNext/>
          <w:keepLines/>
          <w:spacing w:before="200" w:line="276" w:lineRule="auto"/>
          <w:outlineLvl w:val="3"/>
        </w:pPr>
      </w:pPrChange>
    </w:pPr>
    <w:rPr>
      <w:rFonts w:eastAsiaTheme="majorEastAsia" w:cstheme="majorBidi"/>
      <w:b/>
      <w:bCs/>
      <w:iCs/>
      <w:color w:val="000000" w:themeColor="text1"/>
      <w:rPrChange w:id="1" w:author="Holger Rasch" w:date="2014-07-02T16:42:00Z">
        <w:rPr>
          <w:rFonts w:asciiTheme="majorHAnsi" w:eastAsiaTheme="majorEastAsia" w:hAnsiTheme="majorHAnsi" w:cstheme="majorBidi"/>
          <w:b/>
          <w:bCs/>
          <w:i/>
          <w:iCs/>
          <w:color w:val="000000" w:themeColor="text1"/>
          <w:sz w:val="22"/>
          <w:szCs w:val="22"/>
          <w:lang w:val="en-US" w:eastAsia="en-US" w:bidi="ar-SA"/>
        </w:rPr>
      </w:rPrChange>
    </w:rPr>
  </w:style>
  <w:style w:type="paragraph" w:styleId="Heading5">
    <w:name w:val="heading 5"/>
    <w:basedOn w:val="Normal"/>
    <w:next w:val="Normal"/>
    <w:link w:val="Heading5Char"/>
    <w:uiPriority w:val="9"/>
    <w:semiHidden/>
    <w:unhideWhenUsed/>
    <w:qFormat/>
    <w:rsid w:val="0036650E"/>
    <w:pPr>
      <w:keepNext/>
      <w:keepLines/>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6650E"/>
    <w:pPr>
      <w:keepNext/>
      <w:keepLines/>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6650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6650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6650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650E"/>
    <w:pPr>
      <w:ind w:left="720"/>
      <w:contextualSpacing/>
    </w:pPr>
  </w:style>
  <w:style w:type="paragraph" w:styleId="BalloonText">
    <w:name w:val="Balloon Text"/>
    <w:basedOn w:val="Normal"/>
    <w:link w:val="BalloonTextChar"/>
    <w:uiPriority w:val="99"/>
    <w:semiHidden/>
    <w:unhideWhenUsed/>
    <w:rsid w:val="002151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511C"/>
    <w:rPr>
      <w:rFonts w:ascii="Tahoma" w:hAnsi="Tahoma" w:cs="Tahoma"/>
      <w:sz w:val="16"/>
      <w:szCs w:val="16"/>
    </w:rPr>
  </w:style>
  <w:style w:type="character" w:styleId="Strong">
    <w:name w:val="Strong"/>
    <w:uiPriority w:val="22"/>
    <w:qFormat/>
    <w:rsid w:val="00E13DB5"/>
    <w:rPr>
      <w:b/>
      <w:bCs/>
      <w:color w:val="000000" w:themeColor="text1"/>
    </w:rPr>
  </w:style>
  <w:style w:type="paragraph" w:styleId="Header">
    <w:name w:val="header"/>
    <w:basedOn w:val="Normal"/>
    <w:link w:val="HeaderChar"/>
    <w:uiPriority w:val="99"/>
    <w:unhideWhenUsed/>
    <w:rsid w:val="00CE53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CE53A2"/>
    <w:rPr>
      <w:rFonts w:ascii="Arial" w:hAnsi="Arial"/>
    </w:rPr>
  </w:style>
  <w:style w:type="paragraph" w:styleId="Footer">
    <w:name w:val="footer"/>
    <w:basedOn w:val="Normal"/>
    <w:link w:val="FooterChar"/>
    <w:uiPriority w:val="99"/>
    <w:unhideWhenUsed/>
    <w:rsid w:val="00CE53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CE53A2"/>
    <w:rPr>
      <w:rFonts w:ascii="Arial" w:hAnsi="Arial"/>
    </w:rPr>
  </w:style>
  <w:style w:type="character" w:customStyle="1" w:styleId="Heading1Char">
    <w:name w:val="Heading 1 Char"/>
    <w:basedOn w:val="DefaultParagraphFont"/>
    <w:link w:val="Heading1"/>
    <w:uiPriority w:val="9"/>
    <w:rsid w:val="00E13DB5"/>
    <w:rPr>
      <w:rFonts w:asciiTheme="majorHAnsi" w:eastAsiaTheme="majorEastAsia" w:hAnsiTheme="majorHAnsi" w:cstheme="majorBidi"/>
      <w:b/>
      <w:bCs/>
      <w:color w:val="000000" w:themeColor="text1"/>
      <w:sz w:val="28"/>
      <w:szCs w:val="28"/>
    </w:rPr>
  </w:style>
  <w:style w:type="character" w:customStyle="1" w:styleId="XML-Entity">
    <w:name w:val="XML-Entity"/>
    <w:basedOn w:val="DefaultParagraphFont"/>
    <w:uiPriority w:val="1"/>
    <w:qFormat/>
    <w:rsid w:val="003E5CD7"/>
    <w:rPr>
      <w:rFonts w:ascii="Consolas" w:hAnsi="Consolas"/>
      <w:noProof/>
      <w:color w:val="990000"/>
      <w:sz w:val="18"/>
      <w:lang w:val="de-DE"/>
    </w:rPr>
  </w:style>
  <w:style w:type="character" w:customStyle="1" w:styleId="Heading2Char">
    <w:name w:val="Heading 2 Char"/>
    <w:basedOn w:val="DefaultParagraphFont"/>
    <w:link w:val="Heading2"/>
    <w:uiPriority w:val="9"/>
    <w:rsid w:val="001E0B3F"/>
    <w:rPr>
      <w:rFonts w:asciiTheme="majorHAnsi" w:eastAsiaTheme="majorEastAsia" w:hAnsiTheme="majorHAnsi" w:cstheme="majorBidi"/>
      <w:b/>
      <w:bCs/>
      <w:color w:val="000000" w:themeColor="text1"/>
      <w:sz w:val="26"/>
      <w:szCs w:val="26"/>
    </w:rPr>
  </w:style>
  <w:style w:type="paragraph" w:styleId="Title">
    <w:name w:val="Title"/>
    <w:basedOn w:val="Normal"/>
    <w:next w:val="Normal"/>
    <w:link w:val="TitleChar"/>
    <w:uiPriority w:val="10"/>
    <w:qFormat/>
    <w:rsid w:val="0036650E"/>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36650E"/>
    <w:rPr>
      <w:rFonts w:asciiTheme="majorHAnsi" w:eastAsiaTheme="majorEastAsia" w:hAnsiTheme="majorHAnsi" w:cstheme="majorBidi"/>
      <w:color w:val="000000" w:themeColor="text2" w:themeShade="BF"/>
      <w:spacing w:val="5"/>
      <w:kern w:val="28"/>
      <w:sz w:val="52"/>
      <w:szCs w:val="52"/>
    </w:rPr>
  </w:style>
  <w:style w:type="character" w:customStyle="1" w:styleId="Heading3Char">
    <w:name w:val="Heading 3 Char"/>
    <w:basedOn w:val="DefaultParagraphFont"/>
    <w:link w:val="Heading3"/>
    <w:uiPriority w:val="9"/>
    <w:rsid w:val="00E13DB5"/>
    <w:rPr>
      <w:rFonts w:asciiTheme="majorHAnsi" w:eastAsiaTheme="majorEastAsia" w:hAnsiTheme="majorHAnsi" w:cstheme="majorBidi"/>
      <w:b/>
      <w:bCs/>
      <w:color w:val="000000" w:themeColor="text1"/>
    </w:rPr>
  </w:style>
  <w:style w:type="paragraph" w:styleId="Subtitle">
    <w:name w:val="Subtitle"/>
    <w:basedOn w:val="Normal"/>
    <w:next w:val="Normal"/>
    <w:link w:val="SubtitleChar"/>
    <w:uiPriority w:val="11"/>
    <w:qFormat/>
    <w:rsid w:val="00E13DB5"/>
    <w:pPr>
      <w:numPr>
        <w:ilvl w:val="1"/>
      </w:numPr>
    </w:pPr>
    <w:rPr>
      <w:rFonts w:asciiTheme="majorHAnsi" w:eastAsiaTheme="majorEastAsia" w:hAnsiTheme="majorHAnsi" w:cstheme="majorBidi"/>
      <w:i/>
      <w:iCs/>
      <w:color w:val="000000" w:themeColor="text1"/>
      <w:spacing w:val="15"/>
      <w:sz w:val="24"/>
      <w:szCs w:val="24"/>
    </w:rPr>
  </w:style>
  <w:style w:type="character" w:customStyle="1" w:styleId="SubtitleChar">
    <w:name w:val="Subtitle Char"/>
    <w:basedOn w:val="DefaultParagraphFont"/>
    <w:link w:val="Subtitle"/>
    <w:uiPriority w:val="11"/>
    <w:rsid w:val="00E13DB5"/>
    <w:rPr>
      <w:rFonts w:asciiTheme="majorHAnsi" w:eastAsiaTheme="majorEastAsia" w:hAnsiTheme="majorHAnsi" w:cstheme="majorBidi"/>
      <w:i/>
      <w:iCs/>
      <w:color w:val="000000" w:themeColor="text1"/>
      <w:spacing w:val="15"/>
      <w:sz w:val="24"/>
      <w:szCs w:val="24"/>
    </w:rPr>
  </w:style>
  <w:style w:type="character" w:customStyle="1" w:styleId="Heading4Char">
    <w:name w:val="Heading 4 Char"/>
    <w:basedOn w:val="DefaultParagraphFont"/>
    <w:link w:val="Heading4"/>
    <w:uiPriority w:val="9"/>
    <w:rsid w:val="008462B6"/>
    <w:rPr>
      <w:rFonts w:eastAsiaTheme="majorEastAsia" w:cstheme="majorBidi"/>
      <w:b/>
      <w:bCs/>
      <w:iCs/>
      <w:color w:val="000000" w:themeColor="text1"/>
    </w:rPr>
  </w:style>
  <w:style w:type="character" w:customStyle="1" w:styleId="Heading5Char">
    <w:name w:val="Heading 5 Char"/>
    <w:basedOn w:val="DefaultParagraphFont"/>
    <w:link w:val="Heading5"/>
    <w:uiPriority w:val="9"/>
    <w:semiHidden/>
    <w:rsid w:val="0036650E"/>
    <w:rPr>
      <w:rFonts w:asciiTheme="majorHAnsi" w:eastAsiaTheme="majorEastAsia" w:hAnsiTheme="majorHAnsi" w:cstheme="majorBidi"/>
      <w:color w:val="6E6E6E" w:themeColor="accent1" w:themeShade="7F"/>
    </w:rPr>
  </w:style>
  <w:style w:type="character" w:customStyle="1" w:styleId="Heading6Char">
    <w:name w:val="Heading 6 Char"/>
    <w:basedOn w:val="DefaultParagraphFont"/>
    <w:link w:val="Heading6"/>
    <w:uiPriority w:val="9"/>
    <w:semiHidden/>
    <w:rsid w:val="0036650E"/>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9"/>
    <w:semiHidden/>
    <w:rsid w:val="0036650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6650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6650E"/>
    <w:rPr>
      <w:rFonts w:asciiTheme="majorHAnsi" w:eastAsiaTheme="majorEastAsia" w:hAnsiTheme="majorHAnsi" w:cstheme="majorBidi"/>
      <w:i/>
      <w:iCs/>
      <w:color w:val="404040" w:themeColor="text1" w:themeTint="BF"/>
      <w:sz w:val="20"/>
      <w:szCs w:val="20"/>
    </w:rPr>
  </w:style>
  <w:style w:type="character" w:styleId="Emphasis">
    <w:name w:val="Emphasis"/>
    <w:uiPriority w:val="20"/>
    <w:qFormat/>
    <w:rsid w:val="0036650E"/>
    <w:rPr>
      <w:i/>
      <w:iCs/>
    </w:rPr>
  </w:style>
  <w:style w:type="paragraph" w:styleId="NoSpacing">
    <w:name w:val="No Spacing"/>
    <w:basedOn w:val="Normal"/>
    <w:uiPriority w:val="1"/>
    <w:qFormat/>
    <w:rsid w:val="0036650E"/>
    <w:pPr>
      <w:spacing w:after="0" w:line="240" w:lineRule="auto"/>
    </w:pPr>
  </w:style>
  <w:style w:type="paragraph" w:styleId="Quote">
    <w:name w:val="Quote"/>
    <w:basedOn w:val="Normal"/>
    <w:next w:val="Normal"/>
    <w:link w:val="QuoteChar"/>
    <w:uiPriority w:val="29"/>
    <w:qFormat/>
    <w:rsid w:val="0036650E"/>
    <w:rPr>
      <w:i/>
      <w:iCs/>
      <w:color w:val="000000" w:themeColor="text1"/>
    </w:rPr>
  </w:style>
  <w:style w:type="character" w:customStyle="1" w:styleId="QuoteChar">
    <w:name w:val="Quote Char"/>
    <w:basedOn w:val="DefaultParagraphFont"/>
    <w:link w:val="Quote"/>
    <w:uiPriority w:val="29"/>
    <w:rsid w:val="0036650E"/>
    <w:rPr>
      <w:i/>
      <w:iCs/>
      <w:color w:val="000000" w:themeColor="text1"/>
    </w:rPr>
  </w:style>
  <w:style w:type="paragraph" w:styleId="IntenseQuote">
    <w:name w:val="Intense Quote"/>
    <w:basedOn w:val="Normal"/>
    <w:next w:val="Normal"/>
    <w:link w:val="IntenseQuoteChar"/>
    <w:uiPriority w:val="30"/>
    <w:qFormat/>
    <w:rsid w:val="0036650E"/>
    <w:pPr>
      <w:pBdr>
        <w:bottom w:val="single" w:sz="4" w:space="4" w:color="DDDDDD" w:themeColor="accent1"/>
      </w:pBdr>
      <w:spacing w:before="200" w:after="280"/>
      <w:ind w:left="936" w:right="936"/>
    </w:pPr>
    <w:rPr>
      <w:b/>
      <w:bCs/>
      <w:i/>
      <w:iCs/>
      <w:color w:val="DDDDDD" w:themeColor="accent1"/>
    </w:rPr>
  </w:style>
  <w:style w:type="character" w:customStyle="1" w:styleId="IntenseQuoteChar">
    <w:name w:val="Intense Quote Char"/>
    <w:basedOn w:val="DefaultParagraphFont"/>
    <w:link w:val="IntenseQuote"/>
    <w:uiPriority w:val="30"/>
    <w:rsid w:val="0036650E"/>
    <w:rPr>
      <w:b/>
      <w:bCs/>
      <w:i/>
      <w:iCs/>
      <w:color w:val="DDDDDD" w:themeColor="accent1"/>
    </w:rPr>
  </w:style>
  <w:style w:type="character" w:styleId="SubtleEmphasis">
    <w:name w:val="Subtle Emphasis"/>
    <w:uiPriority w:val="19"/>
    <w:qFormat/>
    <w:rsid w:val="0036650E"/>
    <w:rPr>
      <w:i/>
      <w:iCs/>
      <w:color w:val="808080" w:themeColor="text1" w:themeTint="7F"/>
    </w:rPr>
  </w:style>
  <w:style w:type="character" w:styleId="IntenseEmphasis">
    <w:name w:val="Intense Emphasis"/>
    <w:uiPriority w:val="21"/>
    <w:qFormat/>
    <w:rsid w:val="0036650E"/>
    <w:rPr>
      <w:b/>
      <w:bCs/>
      <w:i/>
      <w:iCs/>
      <w:color w:val="DDDDDD" w:themeColor="accent1"/>
    </w:rPr>
  </w:style>
  <w:style w:type="character" w:styleId="SubtleReference">
    <w:name w:val="Subtle Reference"/>
    <w:uiPriority w:val="31"/>
    <w:qFormat/>
    <w:rsid w:val="0036650E"/>
    <w:rPr>
      <w:smallCaps/>
      <w:color w:val="B2B2B2" w:themeColor="accent2"/>
      <w:u w:val="single"/>
    </w:rPr>
  </w:style>
  <w:style w:type="character" w:styleId="IntenseReference">
    <w:name w:val="Intense Reference"/>
    <w:uiPriority w:val="32"/>
    <w:qFormat/>
    <w:rsid w:val="0036650E"/>
    <w:rPr>
      <w:b/>
      <w:bCs/>
      <w:smallCaps/>
      <w:color w:val="B2B2B2" w:themeColor="accent2"/>
      <w:spacing w:val="5"/>
      <w:u w:val="single"/>
    </w:rPr>
  </w:style>
  <w:style w:type="character" w:styleId="BookTitle">
    <w:name w:val="Book Title"/>
    <w:uiPriority w:val="33"/>
    <w:qFormat/>
    <w:rsid w:val="0036650E"/>
    <w:rPr>
      <w:b/>
      <w:bCs/>
      <w:smallCaps/>
      <w:spacing w:val="5"/>
    </w:rPr>
  </w:style>
  <w:style w:type="paragraph" w:styleId="TOCHeading">
    <w:name w:val="TOC Heading"/>
    <w:basedOn w:val="Heading1"/>
    <w:next w:val="Normal"/>
    <w:uiPriority w:val="39"/>
    <w:semiHidden/>
    <w:unhideWhenUsed/>
    <w:qFormat/>
    <w:rsid w:val="0036650E"/>
    <w:pPr>
      <w:outlineLvl w:val="9"/>
    </w:pPr>
  </w:style>
  <w:style w:type="character" w:customStyle="1" w:styleId="Filename">
    <w:name w:val="Filename"/>
    <w:basedOn w:val="DefaultParagraphFont"/>
    <w:uiPriority w:val="1"/>
    <w:qFormat/>
    <w:rsid w:val="00137BB9"/>
    <w:rPr>
      <w:rFonts w:ascii="Segoe UI" w:hAnsi="Segoe UI"/>
      <w:noProof/>
      <w:lang w:val="en-US"/>
    </w:rPr>
  </w:style>
  <w:style w:type="character" w:customStyle="1" w:styleId="XML-Value">
    <w:name w:val="XML-Value"/>
    <w:basedOn w:val="XML-Entity"/>
    <w:uiPriority w:val="1"/>
    <w:qFormat/>
    <w:rsid w:val="003E5CD7"/>
    <w:rPr>
      <w:rFonts w:ascii="Consolas" w:hAnsi="Consolas"/>
      <w:noProof/>
      <w:color w:val="0000CC"/>
      <w:sz w:val="18"/>
      <w:lang w:val="de-DE"/>
    </w:rPr>
  </w:style>
  <w:style w:type="character" w:customStyle="1" w:styleId="XML-Attriubute">
    <w:name w:val="XML-Attriubute"/>
    <w:basedOn w:val="XML-Entity"/>
    <w:uiPriority w:val="1"/>
    <w:qFormat/>
    <w:rsid w:val="003E5CD7"/>
    <w:rPr>
      <w:rFonts w:ascii="Consolas" w:hAnsi="Consolas"/>
      <w:noProof/>
      <w:color w:val="FF0000"/>
      <w:sz w:val="18"/>
      <w:lang w:val="de-DE"/>
    </w:rPr>
  </w:style>
  <w:style w:type="paragraph" w:styleId="HTMLPreformatted">
    <w:name w:val="HTML Preformatted"/>
    <w:basedOn w:val="Normal"/>
    <w:link w:val="HTMLPreformattedChar"/>
    <w:uiPriority w:val="99"/>
    <w:semiHidden/>
    <w:unhideWhenUsed/>
    <w:rsid w:val="00163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semiHidden/>
    <w:rsid w:val="00163DEE"/>
    <w:rPr>
      <w:rFonts w:ascii="Courier New" w:eastAsia="Times New Roman" w:hAnsi="Courier New" w:cs="Courier New"/>
      <w:sz w:val="20"/>
      <w:szCs w:val="20"/>
      <w:lang w:val="de-DE" w:eastAsia="de-DE"/>
    </w:rPr>
  </w:style>
  <w:style w:type="character" w:customStyle="1" w:styleId="XML-Comment">
    <w:name w:val="XML-Comment"/>
    <w:basedOn w:val="XML-Value"/>
    <w:uiPriority w:val="1"/>
    <w:qFormat/>
    <w:rsid w:val="00D85930"/>
    <w:rPr>
      <w:rFonts w:ascii="Consolas" w:hAnsi="Consolas"/>
      <w:noProof/>
      <w:color w:val="008000"/>
      <w:sz w:val="18"/>
      <w:lang w:val="de-DE" w:eastAsia="de-DE"/>
    </w:rPr>
  </w:style>
  <w:style w:type="character" w:customStyle="1" w:styleId="Important">
    <w:name w:val="Important"/>
    <w:basedOn w:val="DefaultParagraphFont"/>
    <w:uiPriority w:val="1"/>
    <w:qFormat/>
    <w:rsid w:val="00DA4BEC"/>
    <w:rPr>
      <w:b/>
      <w:color w:val="FF0000"/>
      <w:lang w:val="en-GB"/>
    </w:rPr>
  </w:style>
  <w:style w:type="table" w:styleId="TableGrid">
    <w:name w:val="Table Grid"/>
    <w:basedOn w:val="TableNormal"/>
    <w:uiPriority w:val="59"/>
    <w:rsid w:val="00962D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3">
    <w:name w:val="Medium Shading 1 Accent 3"/>
    <w:basedOn w:val="TableNormal"/>
    <w:uiPriority w:val="63"/>
    <w:rsid w:val="00962DD1"/>
    <w:pPr>
      <w:spacing w:after="0" w:line="240" w:lineRule="auto"/>
    </w:pPr>
    <w:tblPr>
      <w:tblStyleRowBandSize w:val="1"/>
      <w:tblStyleColBandSize w:val="1"/>
      <w:tblInd w:w="0" w:type="dxa"/>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shd w:val="clear" w:color="auto" w:fill="969696" w:themeFill="accent3"/>
      </w:tcPr>
    </w:tblStylePr>
    <w:tblStylePr w:type="lastRow">
      <w:pPr>
        <w:spacing w:before="0" w:after="0" w:line="240" w:lineRule="auto"/>
      </w:pPr>
      <w:rPr>
        <w:b/>
        <w:bCs/>
      </w:rPr>
      <w:tblPr/>
      <w:tcPr>
        <w:tcBorders>
          <w:top w:val="double" w:sz="6"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5E5E5" w:themeFill="accent3" w:themeFillTint="3F"/>
      </w:tcPr>
    </w:tblStylePr>
    <w:tblStylePr w:type="band1Horz">
      <w:tblPr/>
      <w:tcPr>
        <w:tcBorders>
          <w:insideH w:val="nil"/>
          <w:insideV w:val="nil"/>
        </w:tcBorders>
        <w:shd w:val="clear" w:color="auto" w:fill="E5E5E5"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50967">
      <w:bodyDiv w:val="1"/>
      <w:marLeft w:val="0"/>
      <w:marRight w:val="0"/>
      <w:marTop w:val="0"/>
      <w:marBottom w:val="0"/>
      <w:divBdr>
        <w:top w:val="none" w:sz="0" w:space="0" w:color="auto"/>
        <w:left w:val="none" w:sz="0" w:space="0" w:color="auto"/>
        <w:bottom w:val="none" w:sz="0" w:space="0" w:color="auto"/>
        <w:right w:val="none" w:sz="0" w:space="0" w:color="auto"/>
      </w:divBdr>
    </w:div>
    <w:div w:id="37121770">
      <w:bodyDiv w:val="1"/>
      <w:marLeft w:val="0"/>
      <w:marRight w:val="0"/>
      <w:marTop w:val="0"/>
      <w:marBottom w:val="0"/>
      <w:divBdr>
        <w:top w:val="none" w:sz="0" w:space="0" w:color="auto"/>
        <w:left w:val="none" w:sz="0" w:space="0" w:color="auto"/>
        <w:bottom w:val="none" w:sz="0" w:space="0" w:color="auto"/>
        <w:right w:val="none" w:sz="0" w:space="0" w:color="auto"/>
      </w:divBdr>
    </w:div>
    <w:div w:id="122502567">
      <w:bodyDiv w:val="1"/>
      <w:marLeft w:val="0"/>
      <w:marRight w:val="0"/>
      <w:marTop w:val="0"/>
      <w:marBottom w:val="0"/>
      <w:divBdr>
        <w:top w:val="none" w:sz="0" w:space="0" w:color="auto"/>
        <w:left w:val="none" w:sz="0" w:space="0" w:color="auto"/>
        <w:bottom w:val="none" w:sz="0" w:space="0" w:color="auto"/>
        <w:right w:val="none" w:sz="0" w:space="0" w:color="auto"/>
      </w:divBdr>
    </w:div>
    <w:div w:id="238953525">
      <w:bodyDiv w:val="1"/>
      <w:marLeft w:val="0"/>
      <w:marRight w:val="0"/>
      <w:marTop w:val="0"/>
      <w:marBottom w:val="0"/>
      <w:divBdr>
        <w:top w:val="none" w:sz="0" w:space="0" w:color="auto"/>
        <w:left w:val="none" w:sz="0" w:space="0" w:color="auto"/>
        <w:bottom w:val="none" w:sz="0" w:space="0" w:color="auto"/>
        <w:right w:val="none" w:sz="0" w:space="0" w:color="auto"/>
      </w:divBdr>
    </w:div>
    <w:div w:id="292297892">
      <w:bodyDiv w:val="1"/>
      <w:marLeft w:val="0"/>
      <w:marRight w:val="0"/>
      <w:marTop w:val="0"/>
      <w:marBottom w:val="0"/>
      <w:divBdr>
        <w:top w:val="none" w:sz="0" w:space="0" w:color="auto"/>
        <w:left w:val="none" w:sz="0" w:space="0" w:color="auto"/>
        <w:bottom w:val="none" w:sz="0" w:space="0" w:color="auto"/>
        <w:right w:val="none" w:sz="0" w:space="0" w:color="auto"/>
      </w:divBdr>
    </w:div>
    <w:div w:id="305355916">
      <w:bodyDiv w:val="1"/>
      <w:marLeft w:val="0"/>
      <w:marRight w:val="0"/>
      <w:marTop w:val="0"/>
      <w:marBottom w:val="0"/>
      <w:divBdr>
        <w:top w:val="none" w:sz="0" w:space="0" w:color="auto"/>
        <w:left w:val="none" w:sz="0" w:space="0" w:color="auto"/>
        <w:bottom w:val="none" w:sz="0" w:space="0" w:color="auto"/>
        <w:right w:val="none" w:sz="0" w:space="0" w:color="auto"/>
      </w:divBdr>
    </w:div>
    <w:div w:id="306404145">
      <w:bodyDiv w:val="1"/>
      <w:marLeft w:val="0"/>
      <w:marRight w:val="0"/>
      <w:marTop w:val="0"/>
      <w:marBottom w:val="0"/>
      <w:divBdr>
        <w:top w:val="none" w:sz="0" w:space="0" w:color="auto"/>
        <w:left w:val="none" w:sz="0" w:space="0" w:color="auto"/>
        <w:bottom w:val="none" w:sz="0" w:space="0" w:color="auto"/>
        <w:right w:val="none" w:sz="0" w:space="0" w:color="auto"/>
      </w:divBdr>
    </w:div>
    <w:div w:id="309408741">
      <w:bodyDiv w:val="1"/>
      <w:marLeft w:val="0"/>
      <w:marRight w:val="0"/>
      <w:marTop w:val="0"/>
      <w:marBottom w:val="0"/>
      <w:divBdr>
        <w:top w:val="none" w:sz="0" w:space="0" w:color="auto"/>
        <w:left w:val="none" w:sz="0" w:space="0" w:color="auto"/>
        <w:bottom w:val="none" w:sz="0" w:space="0" w:color="auto"/>
        <w:right w:val="none" w:sz="0" w:space="0" w:color="auto"/>
      </w:divBdr>
    </w:div>
    <w:div w:id="309670858">
      <w:bodyDiv w:val="1"/>
      <w:marLeft w:val="0"/>
      <w:marRight w:val="0"/>
      <w:marTop w:val="0"/>
      <w:marBottom w:val="0"/>
      <w:divBdr>
        <w:top w:val="none" w:sz="0" w:space="0" w:color="auto"/>
        <w:left w:val="none" w:sz="0" w:space="0" w:color="auto"/>
        <w:bottom w:val="none" w:sz="0" w:space="0" w:color="auto"/>
        <w:right w:val="none" w:sz="0" w:space="0" w:color="auto"/>
      </w:divBdr>
    </w:div>
    <w:div w:id="320814615">
      <w:bodyDiv w:val="1"/>
      <w:marLeft w:val="0"/>
      <w:marRight w:val="0"/>
      <w:marTop w:val="0"/>
      <w:marBottom w:val="0"/>
      <w:divBdr>
        <w:top w:val="none" w:sz="0" w:space="0" w:color="auto"/>
        <w:left w:val="none" w:sz="0" w:space="0" w:color="auto"/>
        <w:bottom w:val="none" w:sz="0" w:space="0" w:color="auto"/>
        <w:right w:val="none" w:sz="0" w:space="0" w:color="auto"/>
      </w:divBdr>
    </w:div>
    <w:div w:id="322124488">
      <w:bodyDiv w:val="1"/>
      <w:marLeft w:val="0"/>
      <w:marRight w:val="0"/>
      <w:marTop w:val="0"/>
      <w:marBottom w:val="0"/>
      <w:divBdr>
        <w:top w:val="none" w:sz="0" w:space="0" w:color="auto"/>
        <w:left w:val="none" w:sz="0" w:space="0" w:color="auto"/>
        <w:bottom w:val="none" w:sz="0" w:space="0" w:color="auto"/>
        <w:right w:val="none" w:sz="0" w:space="0" w:color="auto"/>
      </w:divBdr>
    </w:div>
    <w:div w:id="388962531">
      <w:bodyDiv w:val="1"/>
      <w:marLeft w:val="0"/>
      <w:marRight w:val="0"/>
      <w:marTop w:val="0"/>
      <w:marBottom w:val="0"/>
      <w:divBdr>
        <w:top w:val="none" w:sz="0" w:space="0" w:color="auto"/>
        <w:left w:val="none" w:sz="0" w:space="0" w:color="auto"/>
        <w:bottom w:val="none" w:sz="0" w:space="0" w:color="auto"/>
        <w:right w:val="none" w:sz="0" w:space="0" w:color="auto"/>
      </w:divBdr>
    </w:div>
    <w:div w:id="465850862">
      <w:bodyDiv w:val="1"/>
      <w:marLeft w:val="0"/>
      <w:marRight w:val="0"/>
      <w:marTop w:val="0"/>
      <w:marBottom w:val="0"/>
      <w:divBdr>
        <w:top w:val="none" w:sz="0" w:space="0" w:color="auto"/>
        <w:left w:val="none" w:sz="0" w:space="0" w:color="auto"/>
        <w:bottom w:val="none" w:sz="0" w:space="0" w:color="auto"/>
        <w:right w:val="none" w:sz="0" w:space="0" w:color="auto"/>
      </w:divBdr>
    </w:div>
    <w:div w:id="584339671">
      <w:bodyDiv w:val="1"/>
      <w:marLeft w:val="0"/>
      <w:marRight w:val="0"/>
      <w:marTop w:val="0"/>
      <w:marBottom w:val="0"/>
      <w:divBdr>
        <w:top w:val="none" w:sz="0" w:space="0" w:color="auto"/>
        <w:left w:val="none" w:sz="0" w:space="0" w:color="auto"/>
        <w:bottom w:val="none" w:sz="0" w:space="0" w:color="auto"/>
        <w:right w:val="none" w:sz="0" w:space="0" w:color="auto"/>
      </w:divBdr>
    </w:div>
    <w:div w:id="586352793">
      <w:bodyDiv w:val="1"/>
      <w:marLeft w:val="0"/>
      <w:marRight w:val="0"/>
      <w:marTop w:val="0"/>
      <w:marBottom w:val="0"/>
      <w:divBdr>
        <w:top w:val="none" w:sz="0" w:space="0" w:color="auto"/>
        <w:left w:val="none" w:sz="0" w:space="0" w:color="auto"/>
        <w:bottom w:val="none" w:sz="0" w:space="0" w:color="auto"/>
        <w:right w:val="none" w:sz="0" w:space="0" w:color="auto"/>
      </w:divBdr>
    </w:div>
    <w:div w:id="587234148">
      <w:bodyDiv w:val="1"/>
      <w:marLeft w:val="0"/>
      <w:marRight w:val="0"/>
      <w:marTop w:val="0"/>
      <w:marBottom w:val="0"/>
      <w:divBdr>
        <w:top w:val="none" w:sz="0" w:space="0" w:color="auto"/>
        <w:left w:val="none" w:sz="0" w:space="0" w:color="auto"/>
        <w:bottom w:val="none" w:sz="0" w:space="0" w:color="auto"/>
        <w:right w:val="none" w:sz="0" w:space="0" w:color="auto"/>
      </w:divBdr>
    </w:div>
    <w:div w:id="666634668">
      <w:bodyDiv w:val="1"/>
      <w:marLeft w:val="0"/>
      <w:marRight w:val="0"/>
      <w:marTop w:val="0"/>
      <w:marBottom w:val="0"/>
      <w:divBdr>
        <w:top w:val="none" w:sz="0" w:space="0" w:color="auto"/>
        <w:left w:val="none" w:sz="0" w:space="0" w:color="auto"/>
        <w:bottom w:val="none" w:sz="0" w:space="0" w:color="auto"/>
        <w:right w:val="none" w:sz="0" w:space="0" w:color="auto"/>
      </w:divBdr>
    </w:div>
    <w:div w:id="666906893">
      <w:bodyDiv w:val="1"/>
      <w:marLeft w:val="0"/>
      <w:marRight w:val="0"/>
      <w:marTop w:val="0"/>
      <w:marBottom w:val="0"/>
      <w:divBdr>
        <w:top w:val="none" w:sz="0" w:space="0" w:color="auto"/>
        <w:left w:val="none" w:sz="0" w:space="0" w:color="auto"/>
        <w:bottom w:val="none" w:sz="0" w:space="0" w:color="auto"/>
        <w:right w:val="none" w:sz="0" w:space="0" w:color="auto"/>
      </w:divBdr>
    </w:div>
    <w:div w:id="698823499">
      <w:bodyDiv w:val="1"/>
      <w:marLeft w:val="0"/>
      <w:marRight w:val="0"/>
      <w:marTop w:val="0"/>
      <w:marBottom w:val="0"/>
      <w:divBdr>
        <w:top w:val="none" w:sz="0" w:space="0" w:color="auto"/>
        <w:left w:val="none" w:sz="0" w:space="0" w:color="auto"/>
        <w:bottom w:val="none" w:sz="0" w:space="0" w:color="auto"/>
        <w:right w:val="none" w:sz="0" w:space="0" w:color="auto"/>
      </w:divBdr>
    </w:div>
    <w:div w:id="729619692">
      <w:bodyDiv w:val="1"/>
      <w:marLeft w:val="0"/>
      <w:marRight w:val="0"/>
      <w:marTop w:val="0"/>
      <w:marBottom w:val="0"/>
      <w:divBdr>
        <w:top w:val="none" w:sz="0" w:space="0" w:color="auto"/>
        <w:left w:val="none" w:sz="0" w:space="0" w:color="auto"/>
        <w:bottom w:val="none" w:sz="0" w:space="0" w:color="auto"/>
        <w:right w:val="none" w:sz="0" w:space="0" w:color="auto"/>
      </w:divBdr>
    </w:div>
    <w:div w:id="750852716">
      <w:bodyDiv w:val="1"/>
      <w:marLeft w:val="0"/>
      <w:marRight w:val="0"/>
      <w:marTop w:val="0"/>
      <w:marBottom w:val="0"/>
      <w:divBdr>
        <w:top w:val="none" w:sz="0" w:space="0" w:color="auto"/>
        <w:left w:val="none" w:sz="0" w:space="0" w:color="auto"/>
        <w:bottom w:val="none" w:sz="0" w:space="0" w:color="auto"/>
        <w:right w:val="none" w:sz="0" w:space="0" w:color="auto"/>
      </w:divBdr>
    </w:div>
    <w:div w:id="799496077">
      <w:bodyDiv w:val="1"/>
      <w:marLeft w:val="0"/>
      <w:marRight w:val="0"/>
      <w:marTop w:val="0"/>
      <w:marBottom w:val="0"/>
      <w:divBdr>
        <w:top w:val="none" w:sz="0" w:space="0" w:color="auto"/>
        <w:left w:val="none" w:sz="0" w:space="0" w:color="auto"/>
        <w:bottom w:val="none" w:sz="0" w:space="0" w:color="auto"/>
        <w:right w:val="none" w:sz="0" w:space="0" w:color="auto"/>
      </w:divBdr>
    </w:div>
    <w:div w:id="875508226">
      <w:bodyDiv w:val="1"/>
      <w:marLeft w:val="0"/>
      <w:marRight w:val="0"/>
      <w:marTop w:val="0"/>
      <w:marBottom w:val="0"/>
      <w:divBdr>
        <w:top w:val="none" w:sz="0" w:space="0" w:color="auto"/>
        <w:left w:val="none" w:sz="0" w:space="0" w:color="auto"/>
        <w:bottom w:val="none" w:sz="0" w:space="0" w:color="auto"/>
        <w:right w:val="none" w:sz="0" w:space="0" w:color="auto"/>
      </w:divBdr>
    </w:div>
    <w:div w:id="879131662">
      <w:bodyDiv w:val="1"/>
      <w:marLeft w:val="0"/>
      <w:marRight w:val="0"/>
      <w:marTop w:val="0"/>
      <w:marBottom w:val="0"/>
      <w:divBdr>
        <w:top w:val="none" w:sz="0" w:space="0" w:color="auto"/>
        <w:left w:val="none" w:sz="0" w:space="0" w:color="auto"/>
        <w:bottom w:val="none" w:sz="0" w:space="0" w:color="auto"/>
        <w:right w:val="none" w:sz="0" w:space="0" w:color="auto"/>
      </w:divBdr>
    </w:div>
    <w:div w:id="1084182940">
      <w:bodyDiv w:val="1"/>
      <w:marLeft w:val="0"/>
      <w:marRight w:val="0"/>
      <w:marTop w:val="0"/>
      <w:marBottom w:val="0"/>
      <w:divBdr>
        <w:top w:val="none" w:sz="0" w:space="0" w:color="auto"/>
        <w:left w:val="none" w:sz="0" w:space="0" w:color="auto"/>
        <w:bottom w:val="none" w:sz="0" w:space="0" w:color="auto"/>
        <w:right w:val="none" w:sz="0" w:space="0" w:color="auto"/>
      </w:divBdr>
    </w:div>
    <w:div w:id="1114641918">
      <w:bodyDiv w:val="1"/>
      <w:marLeft w:val="0"/>
      <w:marRight w:val="0"/>
      <w:marTop w:val="0"/>
      <w:marBottom w:val="0"/>
      <w:divBdr>
        <w:top w:val="none" w:sz="0" w:space="0" w:color="auto"/>
        <w:left w:val="none" w:sz="0" w:space="0" w:color="auto"/>
        <w:bottom w:val="none" w:sz="0" w:space="0" w:color="auto"/>
        <w:right w:val="none" w:sz="0" w:space="0" w:color="auto"/>
      </w:divBdr>
    </w:div>
    <w:div w:id="1144926967">
      <w:bodyDiv w:val="1"/>
      <w:marLeft w:val="0"/>
      <w:marRight w:val="0"/>
      <w:marTop w:val="0"/>
      <w:marBottom w:val="0"/>
      <w:divBdr>
        <w:top w:val="none" w:sz="0" w:space="0" w:color="auto"/>
        <w:left w:val="none" w:sz="0" w:space="0" w:color="auto"/>
        <w:bottom w:val="none" w:sz="0" w:space="0" w:color="auto"/>
        <w:right w:val="none" w:sz="0" w:space="0" w:color="auto"/>
      </w:divBdr>
    </w:div>
    <w:div w:id="1160660254">
      <w:bodyDiv w:val="1"/>
      <w:marLeft w:val="0"/>
      <w:marRight w:val="0"/>
      <w:marTop w:val="0"/>
      <w:marBottom w:val="0"/>
      <w:divBdr>
        <w:top w:val="none" w:sz="0" w:space="0" w:color="auto"/>
        <w:left w:val="none" w:sz="0" w:space="0" w:color="auto"/>
        <w:bottom w:val="none" w:sz="0" w:space="0" w:color="auto"/>
        <w:right w:val="none" w:sz="0" w:space="0" w:color="auto"/>
      </w:divBdr>
    </w:div>
    <w:div w:id="1197429711">
      <w:bodyDiv w:val="1"/>
      <w:marLeft w:val="0"/>
      <w:marRight w:val="0"/>
      <w:marTop w:val="0"/>
      <w:marBottom w:val="0"/>
      <w:divBdr>
        <w:top w:val="none" w:sz="0" w:space="0" w:color="auto"/>
        <w:left w:val="none" w:sz="0" w:space="0" w:color="auto"/>
        <w:bottom w:val="none" w:sz="0" w:space="0" w:color="auto"/>
        <w:right w:val="none" w:sz="0" w:space="0" w:color="auto"/>
      </w:divBdr>
    </w:div>
    <w:div w:id="1204753386">
      <w:bodyDiv w:val="1"/>
      <w:marLeft w:val="0"/>
      <w:marRight w:val="0"/>
      <w:marTop w:val="0"/>
      <w:marBottom w:val="0"/>
      <w:divBdr>
        <w:top w:val="none" w:sz="0" w:space="0" w:color="auto"/>
        <w:left w:val="none" w:sz="0" w:space="0" w:color="auto"/>
        <w:bottom w:val="none" w:sz="0" w:space="0" w:color="auto"/>
        <w:right w:val="none" w:sz="0" w:space="0" w:color="auto"/>
      </w:divBdr>
    </w:div>
    <w:div w:id="1340544279">
      <w:bodyDiv w:val="1"/>
      <w:marLeft w:val="0"/>
      <w:marRight w:val="0"/>
      <w:marTop w:val="0"/>
      <w:marBottom w:val="0"/>
      <w:divBdr>
        <w:top w:val="none" w:sz="0" w:space="0" w:color="auto"/>
        <w:left w:val="none" w:sz="0" w:space="0" w:color="auto"/>
        <w:bottom w:val="none" w:sz="0" w:space="0" w:color="auto"/>
        <w:right w:val="none" w:sz="0" w:space="0" w:color="auto"/>
      </w:divBdr>
    </w:div>
    <w:div w:id="1387870203">
      <w:bodyDiv w:val="1"/>
      <w:marLeft w:val="0"/>
      <w:marRight w:val="0"/>
      <w:marTop w:val="0"/>
      <w:marBottom w:val="0"/>
      <w:divBdr>
        <w:top w:val="none" w:sz="0" w:space="0" w:color="auto"/>
        <w:left w:val="none" w:sz="0" w:space="0" w:color="auto"/>
        <w:bottom w:val="none" w:sz="0" w:space="0" w:color="auto"/>
        <w:right w:val="none" w:sz="0" w:space="0" w:color="auto"/>
      </w:divBdr>
    </w:div>
    <w:div w:id="1419014723">
      <w:bodyDiv w:val="1"/>
      <w:marLeft w:val="0"/>
      <w:marRight w:val="0"/>
      <w:marTop w:val="0"/>
      <w:marBottom w:val="0"/>
      <w:divBdr>
        <w:top w:val="none" w:sz="0" w:space="0" w:color="auto"/>
        <w:left w:val="none" w:sz="0" w:space="0" w:color="auto"/>
        <w:bottom w:val="none" w:sz="0" w:space="0" w:color="auto"/>
        <w:right w:val="none" w:sz="0" w:space="0" w:color="auto"/>
      </w:divBdr>
    </w:div>
    <w:div w:id="1520386979">
      <w:bodyDiv w:val="1"/>
      <w:marLeft w:val="0"/>
      <w:marRight w:val="0"/>
      <w:marTop w:val="0"/>
      <w:marBottom w:val="0"/>
      <w:divBdr>
        <w:top w:val="none" w:sz="0" w:space="0" w:color="auto"/>
        <w:left w:val="none" w:sz="0" w:space="0" w:color="auto"/>
        <w:bottom w:val="none" w:sz="0" w:space="0" w:color="auto"/>
        <w:right w:val="none" w:sz="0" w:space="0" w:color="auto"/>
      </w:divBdr>
    </w:div>
    <w:div w:id="1621065471">
      <w:bodyDiv w:val="1"/>
      <w:marLeft w:val="0"/>
      <w:marRight w:val="0"/>
      <w:marTop w:val="0"/>
      <w:marBottom w:val="0"/>
      <w:divBdr>
        <w:top w:val="none" w:sz="0" w:space="0" w:color="auto"/>
        <w:left w:val="none" w:sz="0" w:space="0" w:color="auto"/>
        <w:bottom w:val="none" w:sz="0" w:space="0" w:color="auto"/>
        <w:right w:val="none" w:sz="0" w:space="0" w:color="auto"/>
      </w:divBdr>
    </w:div>
    <w:div w:id="1663854787">
      <w:bodyDiv w:val="1"/>
      <w:marLeft w:val="0"/>
      <w:marRight w:val="0"/>
      <w:marTop w:val="0"/>
      <w:marBottom w:val="0"/>
      <w:divBdr>
        <w:top w:val="none" w:sz="0" w:space="0" w:color="auto"/>
        <w:left w:val="none" w:sz="0" w:space="0" w:color="auto"/>
        <w:bottom w:val="none" w:sz="0" w:space="0" w:color="auto"/>
        <w:right w:val="none" w:sz="0" w:space="0" w:color="auto"/>
      </w:divBdr>
    </w:div>
    <w:div w:id="1742823673">
      <w:bodyDiv w:val="1"/>
      <w:marLeft w:val="0"/>
      <w:marRight w:val="0"/>
      <w:marTop w:val="0"/>
      <w:marBottom w:val="0"/>
      <w:divBdr>
        <w:top w:val="none" w:sz="0" w:space="0" w:color="auto"/>
        <w:left w:val="none" w:sz="0" w:space="0" w:color="auto"/>
        <w:bottom w:val="none" w:sz="0" w:space="0" w:color="auto"/>
        <w:right w:val="none" w:sz="0" w:space="0" w:color="auto"/>
      </w:divBdr>
    </w:div>
    <w:div w:id="1762066628">
      <w:bodyDiv w:val="1"/>
      <w:marLeft w:val="0"/>
      <w:marRight w:val="0"/>
      <w:marTop w:val="0"/>
      <w:marBottom w:val="0"/>
      <w:divBdr>
        <w:top w:val="none" w:sz="0" w:space="0" w:color="auto"/>
        <w:left w:val="none" w:sz="0" w:space="0" w:color="auto"/>
        <w:bottom w:val="none" w:sz="0" w:space="0" w:color="auto"/>
        <w:right w:val="none" w:sz="0" w:space="0" w:color="auto"/>
      </w:divBdr>
    </w:div>
    <w:div w:id="1784761530">
      <w:bodyDiv w:val="1"/>
      <w:marLeft w:val="0"/>
      <w:marRight w:val="0"/>
      <w:marTop w:val="0"/>
      <w:marBottom w:val="0"/>
      <w:divBdr>
        <w:top w:val="none" w:sz="0" w:space="0" w:color="auto"/>
        <w:left w:val="none" w:sz="0" w:space="0" w:color="auto"/>
        <w:bottom w:val="none" w:sz="0" w:space="0" w:color="auto"/>
        <w:right w:val="none" w:sz="0" w:space="0" w:color="auto"/>
      </w:divBdr>
    </w:div>
    <w:div w:id="1821195707">
      <w:bodyDiv w:val="1"/>
      <w:marLeft w:val="0"/>
      <w:marRight w:val="0"/>
      <w:marTop w:val="0"/>
      <w:marBottom w:val="0"/>
      <w:divBdr>
        <w:top w:val="none" w:sz="0" w:space="0" w:color="auto"/>
        <w:left w:val="none" w:sz="0" w:space="0" w:color="auto"/>
        <w:bottom w:val="none" w:sz="0" w:space="0" w:color="auto"/>
        <w:right w:val="none" w:sz="0" w:space="0" w:color="auto"/>
      </w:divBdr>
    </w:div>
    <w:div w:id="1827168522">
      <w:bodyDiv w:val="1"/>
      <w:marLeft w:val="0"/>
      <w:marRight w:val="0"/>
      <w:marTop w:val="0"/>
      <w:marBottom w:val="0"/>
      <w:divBdr>
        <w:top w:val="none" w:sz="0" w:space="0" w:color="auto"/>
        <w:left w:val="none" w:sz="0" w:space="0" w:color="auto"/>
        <w:bottom w:val="none" w:sz="0" w:space="0" w:color="auto"/>
        <w:right w:val="none" w:sz="0" w:space="0" w:color="auto"/>
      </w:divBdr>
    </w:div>
    <w:div w:id="1831434746">
      <w:bodyDiv w:val="1"/>
      <w:marLeft w:val="0"/>
      <w:marRight w:val="0"/>
      <w:marTop w:val="0"/>
      <w:marBottom w:val="0"/>
      <w:divBdr>
        <w:top w:val="none" w:sz="0" w:space="0" w:color="auto"/>
        <w:left w:val="none" w:sz="0" w:space="0" w:color="auto"/>
        <w:bottom w:val="none" w:sz="0" w:space="0" w:color="auto"/>
        <w:right w:val="none" w:sz="0" w:space="0" w:color="auto"/>
      </w:divBdr>
    </w:div>
    <w:div w:id="1872842607">
      <w:bodyDiv w:val="1"/>
      <w:marLeft w:val="0"/>
      <w:marRight w:val="0"/>
      <w:marTop w:val="0"/>
      <w:marBottom w:val="0"/>
      <w:divBdr>
        <w:top w:val="none" w:sz="0" w:space="0" w:color="auto"/>
        <w:left w:val="none" w:sz="0" w:space="0" w:color="auto"/>
        <w:bottom w:val="none" w:sz="0" w:space="0" w:color="auto"/>
        <w:right w:val="none" w:sz="0" w:space="0" w:color="auto"/>
      </w:divBdr>
    </w:div>
    <w:div w:id="1905412415">
      <w:bodyDiv w:val="1"/>
      <w:marLeft w:val="0"/>
      <w:marRight w:val="0"/>
      <w:marTop w:val="0"/>
      <w:marBottom w:val="0"/>
      <w:divBdr>
        <w:top w:val="none" w:sz="0" w:space="0" w:color="auto"/>
        <w:left w:val="none" w:sz="0" w:space="0" w:color="auto"/>
        <w:bottom w:val="none" w:sz="0" w:space="0" w:color="auto"/>
        <w:right w:val="none" w:sz="0" w:space="0" w:color="auto"/>
      </w:divBdr>
    </w:div>
    <w:div w:id="1916742823">
      <w:bodyDiv w:val="1"/>
      <w:marLeft w:val="0"/>
      <w:marRight w:val="0"/>
      <w:marTop w:val="0"/>
      <w:marBottom w:val="0"/>
      <w:divBdr>
        <w:top w:val="none" w:sz="0" w:space="0" w:color="auto"/>
        <w:left w:val="none" w:sz="0" w:space="0" w:color="auto"/>
        <w:bottom w:val="none" w:sz="0" w:space="0" w:color="auto"/>
        <w:right w:val="none" w:sz="0" w:space="0" w:color="auto"/>
      </w:divBdr>
    </w:div>
    <w:div w:id="2082368506">
      <w:bodyDiv w:val="1"/>
      <w:marLeft w:val="0"/>
      <w:marRight w:val="0"/>
      <w:marTop w:val="0"/>
      <w:marBottom w:val="0"/>
      <w:divBdr>
        <w:top w:val="none" w:sz="0" w:space="0" w:color="auto"/>
        <w:left w:val="none" w:sz="0" w:space="0" w:color="auto"/>
        <w:bottom w:val="none" w:sz="0" w:space="0" w:color="auto"/>
        <w:right w:val="none" w:sz="0" w:space="0" w:color="auto"/>
      </w:divBdr>
    </w:div>
    <w:div w:id="2104110349">
      <w:bodyDiv w:val="1"/>
      <w:marLeft w:val="0"/>
      <w:marRight w:val="0"/>
      <w:marTop w:val="0"/>
      <w:marBottom w:val="0"/>
      <w:divBdr>
        <w:top w:val="none" w:sz="0" w:space="0" w:color="auto"/>
        <w:left w:val="none" w:sz="0" w:space="0" w:color="auto"/>
        <w:bottom w:val="none" w:sz="0" w:space="0" w:color="auto"/>
        <w:right w:val="none" w:sz="0" w:space="0" w:color="auto"/>
      </w:divBdr>
    </w:div>
    <w:div w:id="2105413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30B510-916C-4466-A86D-3A0AA37A9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4652</Words>
  <Characters>29314</Characters>
  <Application>Microsoft Office Word</Application>
  <DocSecurity>0</DocSecurity>
  <Lines>244</Lines>
  <Paragraphs>67</Paragraphs>
  <ScaleCrop>false</ScaleCrop>
  <HeadingPairs>
    <vt:vector size="2" baseType="variant">
      <vt:variant>
        <vt:lpstr>Title</vt:lpstr>
      </vt:variant>
      <vt:variant>
        <vt:i4>1</vt:i4>
      </vt:variant>
    </vt:vector>
  </HeadingPairs>
  <TitlesOfParts>
    <vt:vector size="1" baseType="lpstr">
      <vt:lpstr/>
    </vt:vector>
  </TitlesOfParts>
  <Company>HdM Architects</Company>
  <LinksUpToDate>false</LinksUpToDate>
  <CharactersWithSpaces>33899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Holger Rasch</dc:creator>
  <cp:lastModifiedBy>Holger Rasch</cp:lastModifiedBy>
  <cp:revision>32</cp:revision>
  <cp:lastPrinted>2014-07-02T15:17:00Z</cp:lastPrinted>
  <dcterms:created xsi:type="dcterms:W3CDTF">2013-11-20T17:14:00Z</dcterms:created>
  <dcterms:modified xsi:type="dcterms:W3CDTF">2014-07-02T16:01:00Z</dcterms:modified>
</cp:coreProperties>
</file>